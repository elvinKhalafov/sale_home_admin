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710EA9" w:rsidRPr="00710EA9" w:rsidRDefault="00710EA9" w:rsidP="00461A02">
      <w:pPr>
        <w:pStyle w:val="Title"/>
        <w:rPr>
          <w:b/>
          <w:sz w:val="48"/>
          <w:szCs w:val="48"/>
          <w:lang w:val="ru-RU"/>
        </w:rPr>
      </w:pPr>
      <w:bookmarkStart w:id="0" w:name="_GoBack"/>
      <w:bookmarkEnd w:id="0"/>
      <w:r w:rsidRPr="00710EA9">
        <w:rPr>
          <w:b/>
          <w:sz w:val="48"/>
          <w:szCs w:val="48"/>
          <w:lang w:val="ru-RU"/>
        </w:rPr>
        <w:t xml:space="preserve">Техническое заключение </w:t>
      </w:r>
    </w:p>
    <w:p w:rsidR="0050697A" w:rsidRPr="00710EA9" w:rsidRDefault="00710EA9" w:rsidP="00461A02">
      <w:pPr>
        <w:pStyle w:val="Title"/>
        <w:rPr>
          <w:b/>
          <w:sz w:val="36"/>
          <w:szCs w:val="36"/>
          <w:lang w:val="ru-RU"/>
        </w:rPr>
      </w:pPr>
      <w:r w:rsidRPr="00710EA9">
        <w:rPr>
          <w:b/>
          <w:sz w:val="36"/>
          <w:szCs w:val="36"/>
          <w:lang w:val="ru-RU"/>
        </w:rPr>
        <w:t xml:space="preserve">о возможности интеграции </w:t>
      </w:r>
      <w:r w:rsidR="00461A02" w:rsidRPr="00710EA9">
        <w:rPr>
          <w:b/>
          <w:sz w:val="36"/>
          <w:szCs w:val="36"/>
          <w:lang w:val="ru-RU"/>
        </w:rPr>
        <w:t xml:space="preserve">между </w:t>
      </w:r>
      <w:r w:rsidRPr="00710EA9">
        <w:rPr>
          <w:b/>
          <w:sz w:val="36"/>
          <w:szCs w:val="36"/>
          <w:lang w:val="ru-RU"/>
        </w:rPr>
        <w:t xml:space="preserve">системами </w:t>
      </w:r>
      <w:r w:rsidR="00461A02" w:rsidRPr="00710EA9">
        <w:rPr>
          <w:b/>
          <w:sz w:val="36"/>
          <w:szCs w:val="36"/>
        </w:rPr>
        <w:t>IBS</w:t>
      </w:r>
      <w:r w:rsidR="00461A02" w:rsidRPr="00710EA9">
        <w:rPr>
          <w:b/>
          <w:sz w:val="36"/>
          <w:szCs w:val="36"/>
          <w:lang w:val="ru-RU"/>
        </w:rPr>
        <w:t xml:space="preserve"> и </w:t>
      </w:r>
      <w:r w:rsidR="00461A02" w:rsidRPr="00710EA9">
        <w:rPr>
          <w:b/>
          <w:sz w:val="36"/>
          <w:szCs w:val="36"/>
        </w:rPr>
        <w:t>RS</w:t>
      </w:r>
      <w:r w:rsidR="00461A02" w:rsidRPr="00710EA9">
        <w:rPr>
          <w:b/>
          <w:sz w:val="36"/>
          <w:szCs w:val="36"/>
          <w:lang w:val="ru-RU"/>
        </w:rPr>
        <w:t>-</w:t>
      </w:r>
      <w:r w:rsidR="00461A02" w:rsidRPr="00710EA9">
        <w:rPr>
          <w:b/>
          <w:sz w:val="36"/>
          <w:szCs w:val="36"/>
        </w:rPr>
        <w:t>Bank</w:t>
      </w:r>
      <w:r w:rsidR="00461A02" w:rsidRPr="00710EA9">
        <w:rPr>
          <w:b/>
          <w:sz w:val="36"/>
          <w:szCs w:val="36"/>
          <w:lang w:val="ru-RU"/>
        </w:rPr>
        <w:t xml:space="preserve"> </w:t>
      </w:r>
      <w:r w:rsidR="00461A02" w:rsidRPr="00710EA9">
        <w:rPr>
          <w:b/>
          <w:sz w:val="36"/>
          <w:szCs w:val="36"/>
        </w:rPr>
        <w:t>v</w:t>
      </w:r>
      <w:r w:rsidR="00461A02" w:rsidRPr="00710EA9">
        <w:rPr>
          <w:b/>
          <w:sz w:val="36"/>
          <w:szCs w:val="36"/>
          <w:lang w:val="ru-RU"/>
        </w:rPr>
        <w:t>.</w:t>
      </w:r>
      <w:r w:rsidRPr="00710EA9">
        <w:rPr>
          <w:b/>
          <w:sz w:val="36"/>
          <w:szCs w:val="36"/>
          <w:lang w:val="ru-RU"/>
        </w:rPr>
        <w:t>6</w:t>
      </w:r>
      <w:r w:rsidR="00461A02" w:rsidRPr="00710EA9">
        <w:rPr>
          <w:b/>
          <w:sz w:val="36"/>
          <w:szCs w:val="36"/>
          <w:lang w:val="ru-RU"/>
        </w:rPr>
        <w:t>.</w:t>
      </w:r>
      <w:r w:rsidRPr="00710EA9">
        <w:rPr>
          <w:b/>
          <w:sz w:val="36"/>
          <w:szCs w:val="36"/>
          <w:lang w:val="ru-RU"/>
        </w:rPr>
        <w:t>20</w:t>
      </w:r>
      <w:r w:rsidR="0050697A" w:rsidRPr="00710EA9">
        <w:rPr>
          <w:b/>
          <w:sz w:val="36"/>
          <w:szCs w:val="36"/>
          <w:lang w:val="ru-RU"/>
        </w:rPr>
        <w:t>.</w:t>
      </w:r>
    </w:p>
    <w:p w:rsidR="00461A02" w:rsidRDefault="00461A02" w:rsidP="00461A02">
      <w:pPr>
        <w:pStyle w:val="Heading1"/>
        <w:rPr>
          <w:lang w:val="ru-RU"/>
        </w:rPr>
      </w:pPr>
      <w:r>
        <w:rPr>
          <w:lang w:val="ru-RU"/>
        </w:rPr>
        <w:t>Общие положения.</w:t>
      </w:r>
    </w:p>
    <w:p w:rsidR="009C4E07" w:rsidRDefault="009C4E07" w:rsidP="000558D0">
      <w:pPr>
        <w:spacing w:after="0" w:line="240" w:lineRule="auto"/>
        <w:rPr>
          <w:lang w:val="ru-RU"/>
        </w:rPr>
      </w:pPr>
    </w:p>
    <w:p w:rsidR="000558D0" w:rsidRPr="00D3526F" w:rsidRDefault="00461A02" w:rsidP="000558D0">
      <w:pPr>
        <w:spacing w:after="0" w:line="240" w:lineRule="auto"/>
        <w:rPr>
          <w:lang w:val="ru-RU"/>
        </w:rPr>
      </w:pPr>
      <w:r>
        <w:rPr>
          <w:lang w:val="ru-RU"/>
        </w:rPr>
        <w:t>Цел</w:t>
      </w:r>
      <w:r w:rsidR="000558D0">
        <w:rPr>
          <w:lang w:val="ru-RU"/>
        </w:rPr>
        <w:t xml:space="preserve">ями </w:t>
      </w:r>
      <w:r>
        <w:rPr>
          <w:lang w:val="ru-RU"/>
        </w:rPr>
        <w:t>данного документа является</w:t>
      </w:r>
      <w:r w:rsidR="000558D0" w:rsidRPr="00D3526F">
        <w:rPr>
          <w:lang w:val="ru-RU"/>
        </w:rPr>
        <w:t>:</w:t>
      </w:r>
    </w:p>
    <w:p w:rsidR="00461A02" w:rsidRDefault="000558D0" w:rsidP="000558D0">
      <w:pPr>
        <w:pStyle w:val="ListParagraph"/>
        <w:numPr>
          <w:ilvl w:val="0"/>
          <w:numId w:val="1"/>
        </w:numPr>
        <w:spacing w:after="0" w:line="240" w:lineRule="auto"/>
        <w:rPr>
          <w:lang w:val="ru-RU"/>
        </w:rPr>
      </w:pPr>
      <w:r>
        <w:rPr>
          <w:lang w:val="ru-RU"/>
        </w:rPr>
        <w:t>Р</w:t>
      </w:r>
      <w:r w:rsidRPr="000558D0">
        <w:rPr>
          <w:lang w:val="ru-RU"/>
        </w:rPr>
        <w:t xml:space="preserve">азбор и описание механизма интеграции между системами </w:t>
      </w:r>
      <w:r>
        <w:t>IBS</w:t>
      </w:r>
      <w:r w:rsidRPr="000558D0">
        <w:rPr>
          <w:lang w:val="ru-RU"/>
        </w:rPr>
        <w:t xml:space="preserve"> и АБС </w:t>
      </w:r>
      <w:r>
        <w:t>RS</w:t>
      </w:r>
      <w:r w:rsidRPr="000558D0">
        <w:rPr>
          <w:lang w:val="ru-RU"/>
        </w:rPr>
        <w:t>-</w:t>
      </w:r>
      <w:r>
        <w:t>Bank</w:t>
      </w:r>
      <w:r w:rsidRPr="000558D0">
        <w:rPr>
          <w:lang w:val="ru-RU"/>
        </w:rPr>
        <w:t xml:space="preserve"> </w:t>
      </w:r>
      <w:r>
        <w:t>v</w:t>
      </w:r>
      <w:r w:rsidRPr="000558D0">
        <w:rPr>
          <w:lang w:val="ru-RU"/>
        </w:rPr>
        <w:t xml:space="preserve">.5.1.  </w:t>
      </w:r>
    </w:p>
    <w:p w:rsidR="000558D0" w:rsidRDefault="000558D0" w:rsidP="000558D0">
      <w:pPr>
        <w:pStyle w:val="ListParagraph"/>
        <w:numPr>
          <w:ilvl w:val="0"/>
          <w:numId w:val="1"/>
        </w:numPr>
        <w:spacing w:after="0" w:line="240" w:lineRule="auto"/>
        <w:rPr>
          <w:lang w:val="ru-RU"/>
        </w:rPr>
      </w:pPr>
      <w:r>
        <w:rPr>
          <w:lang w:val="ru-RU"/>
        </w:rPr>
        <w:t xml:space="preserve">Выработка концепции интеграции </w:t>
      </w:r>
      <w:r w:rsidRPr="000558D0">
        <w:rPr>
          <w:lang w:val="ru-RU"/>
        </w:rPr>
        <w:t xml:space="preserve">между системами </w:t>
      </w:r>
      <w:r>
        <w:t>IBS</w:t>
      </w:r>
      <w:r w:rsidRPr="000558D0">
        <w:rPr>
          <w:lang w:val="ru-RU"/>
        </w:rPr>
        <w:t xml:space="preserve"> и АБС </w:t>
      </w:r>
      <w:r>
        <w:t>RS</w:t>
      </w:r>
      <w:r w:rsidRPr="000558D0">
        <w:rPr>
          <w:lang w:val="ru-RU"/>
        </w:rPr>
        <w:t>-</w:t>
      </w:r>
      <w:r>
        <w:t>Bank</w:t>
      </w:r>
      <w:r w:rsidRPr="000558D0">
        <w:rPr>
          <w:lang w:val="ru-RU"/>
        </w:rPr>
        <w:t xml:space="preserve"> </w:t>
      </w:r>
      <w:r>
        <w:t>v</w:t>
      </w:r>
      <w:r w:rsidRPr="000558D0">
        <w:rPr>
          <w:lang w:val="ru-RU"/>
        </w:rPr>
        <w:t>.</w:t>
      </w:r>
      <w:r>
        <w:rPr>
          <w:lang w:val="ru-RU"/>
        </w:rPr>
        <w:t>6</w:t>
      </w:r>
      <w:r w:rsidRPr="000558D0">
        <w:rPr>
          <w:lang w:val="ru-RU"/>
        </w:rPr>
        <w:t>.</w:t>
      </w:r>
      <w:r>
        <w:rPr>
          <w:lang w:val="ru-RU"/>
        </w:rPr>
        <w:t xml:space="preserve">20 в случае замены </w:t>
      </w:r>
      <w:r w:rsidRPr="000558D0">
        <w:rPr>
          <w:lang w:val="ru-RU"/>
        </w:rPr>
        <w:t xml:space="preserve">АБС </w:t>
      </w:r>
      <w:r>
        <w:t>RS</w:t>
      </w:r>
      <w:r w:rsidRPr="000558D0">
        <w:rPr>
          <w:lang w:val="ru-RU"/>
        </w:rPr>
        <w:t>-</w:t>
      </w:r>
      <w:r>
        <w:t>Bank</w:t>
      </w:r>
      <w:r w:rsidRPr="000558D0">
        <w:rPr>
          <w:lang w:val="ru-RU"/>
        </w:rPr>
        <w:t xml:space="preserve"> </w:t>
      </w:r>
      <w:r>
        <w:t>v</w:t>
      </w:r>
      <w:r w:rsidRPr="000558D0">
        <w:rPr>
          <w:lang w:val="ru-RU"/>
        </w:rPr>
        <w:t>.5.1.</w:t>
      </w:r>
      <w:r>
        <w:rPr>
          <w:lang w:val="ru-RU"/>
        </w:rPr>
        <w:t xml:space="preserve"> на </w:t>
      </w:r>
      <w:r w:rsidRPr="000558D0">
        <w:rPr>
          <w:lang w:val="ru-RU"/>
        </w:rPr>
        <w:t xml:space="preserve">АБС </w:t>
      </w:r>
      <w:r>
        <w:t>RS</w:t>
      </w:r>
      <w:r w:rsidRPr="000558D0">
        <w:rPr>
          <w:lang w:val="ru-RU"/>
        </w:rPr>
        <w:t>-</w:t>
      </w:r>
      <w:r>
        <w:t>Bank</w:t>
      </w:r>
      <w:r w:rsidRPr="000558D0">
        <w:rPr>
          <w:lang w:val="ru-RU"/>
        </w:rPr>
        <w:t xml:space="preserve"> </w:t>
      </w:r>
      <w:r>
        <w:t>v</w:t>
      </w:r>
      <w:r w:rsidRPr="000558D0">
        <w:rPr>
          <w:lang w:val="ru-RU"/>
        </w:rPr>
        <w:t>.</w:t>
      </w:r>
      <w:r>
        <w:rPr>
          <w:lang w:val="ru-RU"/>
        </w:rPr>
        <w:t>6</w:t>
      </w:r>
      <w:r w:rsidRPr="000558D0">
        <w:rPr>
          <w:lang w:val="ru-RU"/>
        </w:rPr>
        <w:t>.</w:t>
      </w:r>
      <w:r>
        <w:rPr>
          <w:lang w:val="ru-RU"/>
        </w:rPr>
        <w:t>20 с описанием требований и вариантов реализации</w:t>
      </w:r>
      <w:r w:rsidRPr="000558D0">
        <w:rPr>
          <w:lang w:val="ru-RU"/>
        </w:rPr>
        <w:t xml:space="preserve">.  </w:t>
      </w:r>
    </w:p>
    <w:p w:rsidR="00957BAA" w:rsidRDefault="00957BAA" w:rsidP="000558D0">
      <w:pPr>
        <w:pStyle w:val="ListParagraph"/>
        <w:numPr>
          <w:ilvl w:val="0"/>
          <w:numId w:val="1"/>
        </w:numPr>
        <w:spacing w:after="0" w:line="240" w:lineRule="auto"/>
        <w:rPr>
          <w:lang w:val="ru-RU"/>
        </w:rPr>
      </w:pPr>
      <w:r>
        <w:rPr>
          <w:lang w:val="ru-RU"/>
        </w:rPr>
        <w:t>Техническое заключение</w:t>
      </w:r>
    </w:p>
    <w:p w:rsidR="00703C59" w:rsidRDefault="00703C59" w:rsidP="000558D0">
      <w:pPr>
        <w:spacing w:after="0" w:line="240" w:lineRule="auto"/>
        <w:rPr>
          <w:lang w:val="ru-RU"/>
        </w:rPr>
      </w:pPr>
    </w:p>
    <w:p w:rsidR="000558D0" w:rsidRDefault="000558D0" w:rsidP="000558D0">
      <w:pPr>
        <w:spacing w:after="0" w:line="240" w:lineRule="auto"/>
        <w:rPr>
          <w:lang w:val="ru-RU"/>
        </w:rPr>
      </w:pPr>
      <w:r>
        <w:rPr>
          <w:lang w:val="ru-RU"/>
        </w:rPr>
        <w:t>Документ содержит две главы</w:t>
      </w:r>
      <w:r w:rsidRPr="000558D0">
        <w:rPr>
          <w:lang w:val="ru-RU"/>
        </w:rPr>
        <w:t>:</w:t>
      </w:r>
      <w:r>
        <w:rPr>
          <w:lang w:val="ru-RU"/>
        </w:rPr>
        <w:t xml:space="preserve"> «Архитектура интеграции «Как есть» и «Архитектура интеграции «Как будет».</w:t>
      </w:r>
    </w:p>
    <w:p w:rsidR="00791A13" w:rsidRPr="00791A13" w:rsidRDefault="00012D0E" w:rsidP="000558D0">
      <w:pPr>
        <w:spacing w:after="0" w:line="240" w:lineRule="auto"/>
        <w:rPr>
          <w:lang w:val="ru-RU"/>
        </w:rPr>
      </w:pPr>
      <w:r>
        <w:rPr>
          <w:lang w:val="ru-RU"/>
        </w:rPr>
        <w:t xml:space="preserve">При описании механизмов интеграции используются ссылки на перечень бизнес процессов, который приведен в </w:t>
      </w:r>
      <w:r w:rsidRPr="00791A13">
        <w:rPr>
          <w:lang w:val="ru-RU"/>
        </w:rPr>
        <w:t>документе</w:t>
      </w:r>
      <w:r w:rsidR="00791A13" w:rsidRPr="00791A13">
        <w:rPr>
          <w:lang w:val="ru-RU"/>
        </w:rPr>
        <w:t>:</w:t>
      </w:r>
    </w:p>
    <w:p w:rsidR="00012D0E" w:rsidRPr="00791A13" w:rsidRDefault="00012D0E" w:rsidP="000558D0">
      <w:pPr>
        <w:spacing w:after="0" w:line="240" w:lineRule="auto"/>
        <w:rPr>
          <w:lang w:val="ru-RU"/>
        </w:rPr>
      </w:pPr>
      <w:r>
        <w:rPr>
          <w:lang w:val="ru-RU"/>
        </w:rPr>
        <w:t xml:space="preserve"> </w:t>
      </w:r>
      <w:r w:rsidR="00791A13" w:rsidRPr="00791A13">
        <w:rPr>
          <w:lang w:val="ru-RU"/>
        </w:rPr>
        <w:t xml:space="preserve"> </w:t>
      </w:r>
      <w:bookmarkStart w:id="1" w:name="_MON_1638097956"/>
      <w:bookmarkEnd w:id="1"/>
      <w:r w:rsidR="00791A13">
        <w:rPr>
          <w:lang w:val="ru-RU"/>
        </w:rPr>
        <w:object w:dxaOrig="1542" w:dyaOrig="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pt" o:ole="">
            <v:imagedata r:id="rId6" o:title=""/>
          </v:shape>
          <o:OLEObject Type="Embed" ProgID="Word.Document.12" ShapeID="_x0000_i1025" DrawAspect="Icon" ObjectID="_1638259008" r:id="rId7">
            <o:FieldCodes>\s</o:FieldCodes>
          </o:OLEObject>
        </w:object>
      </w:r>
    </w:p>
    <w:p w:rsidR="00D3526F" w:rsidRDefault="00D3526F" w:rsidP="00D3526F">
      <w:pPr>
        <w:pStyle w:val="Heading1"/>
        <w:rPr>
          <w:lang w:val="ru-RU"/>
        </w:rPr>
      </w:pPr>
      <w:r>
        <w:rPr>
          <w:lang w:val="ru-RU"/>
        </w:rPr>
        <w:t>Архитектура интеграции «Как есть».</w:t>
      </w:r>
    </w:p>
    <w:p w:rsidR="00D3526F" w:rsidRDefault="00D3526F" w:rsidP="00D3526F">
      <w:pPr>
        <w:spacing w:after="0" w:line="240" w:lineRule="auto"/>
        <w:rPr>
          <w:lang w:val="ru-RU"/>
        </w:rPr>
      </w:pPr>
    </w:p>
    <w:p w:rsidR="00D3526F" w:rsidRDefault="00D3526F" w:rsidP="00D3526F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Репликация изменений между </w:t>
      </w:r>
      <w:r>
        <w:t>IBS</w:t>
      </w:r>
      <w:r>
        <w:rPr>
          <w:lang w:val="ru-RU"/>
        </w:rPr>
        <w:t xml:space="preserve"> </w:t>
      </w:r>
      <w:r w:rsidRPr="000558D0">
        <w:rPr>
          <w:lang w:val="ru-RU"/>
        </w:rPr>
        <w:t xml:space="preserve">и АБС </w:t>
      </w:r>
      <w:r>
        <w:t>RS</w:t>
      </w:r>
      <w:r w:rsidRPr="000558D0">
        <w:rPr>
          <w:lang w:val="ru-RU"/>
        </w:rPr>
        <w:t>-</w:t>
      </w:r>
      <w:r>
        <w:t>Bank</w:t>
      </w:r>
      <w:r w:rsidRPr="000558D0">
        <w:rPr>
          <w:lang w:val="ru-RU"/>
        </w:rPr>
        <w:t xml:space="preserve"> </w:t>
      </w:r>
      <w:r>
        <w:t>v</w:t>
      </w:r>
      <w:r w:rsidRPr="000558D0">
        <w:rPr>
          <w:lang w:val="ru-RU"/>
        </w:rPr>
        <w:t>.5.1.</w:t>
      </w:r>
      <w:r w:rsidRPr="00D3526F">
        <w:rPr>
          <w:lang w:val="ru-RU"/>
        </w:rPr>
        <w:t xml:space="preserve"> </w:t>
      </w:r>
      <w:r>
        <w:rPr>
          <w:lang w:val="ru-RU"/>
        </w:rPr>
        <w:t>производится в двух направлениях</w:t>
      </w:r>
      <w:r w:rsidRPr="00D3526F">
        <w:rPr>
          <w:lang w:val="ru-RU"/>
        </w:rPr>
        <w:t>:</w:t>
      </w:r>
    </w:p>
    <w:p w:rsidR="00D3526F" w:rsidRDefault="00D3526F" w:rsidP="00D3526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Изменения, произведенные в </w:t>
      </w:r>
      <w:proofErr w:type="gramStart"/>
      <w:r>
        <w:t>IBS</w:t>
      </w:r>
      <w:proofErr w:type="gramEnd"/>
      <w:r w:rsidRPr="000558D0">
        <w:rPr>
          <w:lang w:val="ru-RU"/>
        </w:rPr>
        <w:t xml:space="preserve"> </w:t>
      </w:r>
      <w:r>
        <w:rPr>
          <w:lang w:val="ru-RU"/>
        </w:rPr>
        <w:t xml:space="preserve">отражаются в </w:t>
      </w:r>
      <w:r>
        <w:t>RS</w:t>
      </w:r>
      <w:r w:rsidRPr="000558D0">
        <w:rPr>
          <w:lang w:val="ru-RU"/>
        </w:rPr>
        <w:t>-</w:t>
      </w:r>
      <w:r>
        <w:t>Bank</w:t>
      </w:r>
      <w:r w:rsidRPr="000558D0">
        <w:rPr>
          <w:lang w:val="ru-RU"/>
        </w:rPr>
        <w:t xml:space="preserve"> </w:t>
      </w:r>
      <w:r>
        <w:t>v</w:t>
      </w:r>
      <w:r w:rsidRPr="000558D0">
        <w:rPr>
          <w:lang w:val="ru-RU"/>
        </w:rPr>
        <w:t xml:space="preserve">.5.1.  </w:t>
      </w:r>
    </w:p>
    <w:p w:rsidR="00D3526F" w:rsidRDefault="00D3526F" w:rsidP="00D3526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И наоборот, изменения, произведенные в </w:t>
      </w:r>
      <w:r>
        <w:t>RS</w:t>
      </w:r>
      <w:r w:rsidRPr="000558D0">
        <w:rPr>
          <w:lang w:val="ru-RU"/>
        </w:rPr>
        <w:t>-</w:t>
      </w:r>
      <w:r>
        <w:t>Bank</w:t>
      </w:r>
      <w:r w:rsidRPr="000558D0">
        <w:rPr>
          <w:lang w:val="ru-RU"/>
        </w:rPr>
        <w:t xml:space="preserve"> </w:t>
      </w:r>
      <w:r>
        <w:t>v</w:t>
      </w:r>
      <w:r w:rsidRPr="000558D0">
        <w:rPr>
          <w:lang w:val="ru-RU"/>
        </w:rPr>
        <w:t>.5.1.</w:t>
      </w:r>
      <w:r>
        <w:rPr>
          <w:lang w:val="ru-RU"/>
        </w:rPr>
        <w:t xml:space="preserve">, отражаются </w:t>
      </w:r>
      <w:proofErr w:type="gramStart"/>
      <w:r>
        <w:rPr>
          <w:lang w:val="ru-RU"/>
        </w:rPr>
        <w:t>в</w:t>
      </w:r>
      <w:r w:rsidRPr="000558D0">
        <w:rPr>
          <w:lang w:val="ru-RU"/>
        </w:rPr>
        <w:t xml:space="preserve">  </w:t>
      </w:r>
      <w:r>
        <w:t>IBS</w:t>
      </w:r>
      <w:proofErr w:type="gramEnd"/>
      <w:r>
        <w:rPr>
          <w:lang w:val="ru-RU"/>
        </w:rPr>
        <w:t>.</w:t>
      </w:r>
    </w:p>
    <w:p w:rsidR="00D3526F" w:rsidRDefault="00D3526F" w:rsidP="00D3526F">
      <w:pPr>
        <w:spacing w:after="0" w:line="240" w:lineRule="auto"/>
        <w:jc w:val="both"/>
        <w:rPr>
          <w:lang w:val="ru-RU"/>
        </w:rPr>
      </w:pPr>
    </w:p>
    <w:p w:rsidR="00D3526F" w:rsidRPr="00D3526F" w:rsidRDefault="00D3526F" w:rsidP="00D3526F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>В первом случае режим отражения изменений можно назвать «псевдо-</w:t>
      </w:r>
      <w:r>
        <w:t>Online</w:t>
      </w:r>
      <w:r>
        <w:rPr>
          <w:lang w:val="ru-RU"/>
        </w:rPr>
        <w:t>»</w:t>
      </w:r>
      <w:r w:rsidRPr="00D3526F">
        <w:rPr>
          <w:lang w:val="ru-RU"/>
        </w:rPr>
        <w:t xml:space="preserve">. </w:t>
      </w:r>
      <w:r>
        <w:rPr>
          <w:lang w:val="ru-RU"/>
        </w:rPr>
        <w:t xml:space="preserve">В результате выполнения операций в </w:t>
      </w:r>
      <w:r>
        <w:t>IBS</w:t>
      </w:r>
      <w:r w:rsidRPr="00D3526F">
        <w:rPr>
          <w:lang w:val="ru-RU"/>
        </w:rPr>
        <w:t xml:space="preserve"> </w:t>
      </w:r>
      <w:r>
        <w:rPr>
          <w:lang w:val="ru-RU"/>
        </w:rPr>
        <w:t>возникает событие репликации, например</w:t>
      </w:r>
      <w:r w:rsidR="00356F85">
        <w:rPr>
          <w:lang w:val="ru-RU"/>
        </w:rPr>
        <w:t>,</w:t>
      </w:r>
      <w:r>
        <w:rPr>
          <w:lang w:val="ru-RU"/>
        </w:rPr>
        <w:t xml:space="preserve"> «создать счет», «изменить счет», «создать проводку» и т.д. Из всех таких событий формируется очередь. Некая процедура с заданной периодичностью (каждые несколько секунд) обрабатывает эту очередь и </w:t>
      </w:r>
      <w:r w:rsidR="00DA4E07">
        <w:rPr>
          <w:lang w:val="ru-RU"/>
        </w:rPr>
        <w:t>т.д. Такая репликация подобна а</w:t>
      </w:r>
      <w:r>
        <w:rPr>
          <w:lang w:val="ru-RU"/>
        </w:rPr>
        <w:t xml:space="preserve">синхронному механизму работы веб-сервисов. Время репликации напрямую зависит от количества накопленных событий репликации в очереди. </w:t>
      </w:r>
      <w:r w:rsidR="007A4D95">
        <w:rPr>
          <w:lang w:val="ru-RU"/>
        </w:rPr>
        <w:t xml:space="preserve">В режиме выполнения одиночных операций время репликации может составлять 15-20 секунд, после выполнения пакетных операций в </w:t>
      </w:r>
      <w:r w:rsidR="007A4D95">
        <w:t>IBS</w:t>
      </w:r>
      <w:r w:rsidR="007A4D95">
        <w:rPr>
          <w:lang w:val="ru-RU"/>
        </w:rPr>
        <w:t xml:space="preserve"> время репликации может составлять несколько десятков минут.</w:t>
      </w:r>
    </w:p>
    <w:p w:rsidR="00D3526F" w:rsidRDefault="00D3526F" w:rsidP="00D3526F">
      <w:pPr>
        <w:spacing w:after="0" w:line="240" w:lineRule="auto"/>
        <w:jc w:val="both"/>
        <w:rPr>
          <w:lang w:val="ru-RU"/>
        </w:rPr>
      </w:pPr>
    </w:p>
    <w:p w:rsidR="007A4D95" w:rsidRDefault="007A4D95" w:rsidP="00D3526F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>Во втором случае режим репликации «</w:t>
      </w:r>
      <w:r>
        <w:t>off</w:t>
      </w:r>
      <w:r>
        <w:rPr>
          <w:lang w:val="ru-RU"/>
        </w:rPr>
        <w:t>-</w:t>
      </w:r>
      <w:r>
        <w:t>line</w:t>
      </w:r>
      <w:r>
        <w:rPr>
          <w:lang w:val="ru-RU"/>
        </w:rPr>
        <w:t xml:space="preserve">». Репликация из </w:t>
      </w:r>
      <w:r>
        <w:t>RS</w:t>
      </w:r>
      <w:r w:rsidRPr="000558D0">
        <w:rPr>
          <w:lang w:val="ru-RU"/>
        </w:rPr>
        <w:t>-</w:t>
      </w:r>
      <w:r>
        <w:t>Bank</w:t>
      </w:r>
      <w:r w:rsidRPr="000558D0">
        <w:rPr>
          <w:lang w:val="ru-RU"/>
        </w:rPr>
        <w:t xml:space="preserve"> </w:t>
      </w:r>
      <w:r>
        <w:t>v</w:t>
      </w:r>
      <w:r w:rsidRPr="000558D0">
        <w:rPr>
          <w:lang w:val="ru-RU"/>
        </w:rPr>
        <w:t>.5.1</w:t>
      </w:r>
      <w:r>
        <w:rPr>
          <w:lang w:val="ru-RU"/>
        </w:rPr>
        <w:t xml:space="preserve">. в </w:t>
      </w:r>
      <w:r>
        <w:t>IBS</w:t>
      </w:r>
      <w:r w:rsidRPr="007A4D95">
        <w:rPr>
          <w:lang w:val="ru-RU"/>
        </w:rPr>
        <w:t xml:space="preserve"> </w:t>
      </w:r>
      <w:r>
        <w:rPr>
          <w:lang w:val="ru-RU"/>
        </w:rPr>
        <w:t xml:space="preserve">производится каждую ночь по итогам дня и длится несколько часов. Эта процедура называется «конвертация», в процессе её выполнения происходит предварительная полная очистка данных в </w:t>
      </w:r>
      <w:r>
        <w:t>IBS</w:t>
      </w:r>
      <w:r w:rsidRPr="007A4D95">
        <w:rPr>
          <w:lang w:val="ru-RU"/>
        </w:rPr>
        <w:t xml:space="preserve"> </w:t>
      </w:r>
      <w:r>
        <w:rPr>
          <w:lang w:val="ru-RU"/>
        </w:rPr>
        <w:t xml:space="preserve">и перерасчет всех </w:t>
      </w:r>
      <w:r>
        <w:t>ID</w:t>
      </w:r>
      <w:r w:rsidRPr="007A4D95">
        <w:rPr>
          <w:lang w:val="ru-RU"/>
        </w:rPr>
        <w:t>-</w:t>
      </w:r>
      <w:r>
        <w:rPr>
          <w:lang w:val="ru-RU"/>
        </w:rPr>
        <w:t>шников.</w:t>
      </w:r>
    </w:p>
    <w:p w:rsidR="002411E5" w:rsidRDefault="002411E5" w:rsidP="00D3526F">
      <w:pPr>
        <w:spacing w:after="0" w:line="240" w:lineRule="auto"/>
        <w:jc w:val="both"/>
        <w:rPr>
          <w:lang w:val="ru-RU"/>
        </w:rPr>
      </w:pPr>
    </w:p>
    <w:p w:rsidR="004F3075" w:rsidRPr="004F3075" w:rsidRDefault="004F3075" w:rsidP="004F3075">
      <w:pPr>
        <w:spacing w:after="0" w:line="240" w:lineRule="auto"/>
        <w:jc w:val="both"/>
        <w:rPr>
          <w:i/>
          <w:u w:val="single"/>
          <w:lang w:val="ru-RU"/>
        </w:rPr>
      </w:pPr>
      <w:r w:rsidRPr="004F3075">
        <w:rPr>
          <w:i/>
          <w:u w:val="single"/>
          <w:lang w:val="ru-RU"/>
        </w:rPr>
        <w:t xml:space="preserve">Особенности, связанные с репликацией между </w:t>
      </w:r>
      <w:r w:rsidRPr="004F3075">
        <w:rPr>
          <w:i/>
          <w:u w:val="single"/>
        </w:rPr>
        <w:t>IBS</w:t>
      </w:r>
      <w:r w:rsidRPr="004F3075">
        <w:rPr>
          <w:i/>
          <w:u w:val="single"/>
          <w:lang w:val="ru-RU"/>
        </w:rPr>
        <w:t xml:space="preserve"> и </w:t>
      </w:r>
      <w:r w:rsidRPr="004F3075">
        <w:rPr>
          <w:i/>
          <w:u w:val="single"/>
        </w:rPr>
        <w:t>RS</w:t>
      </w:r>
      <w:r w:rsidRPr="004F3075">
        <w:rPr>
          <w:i/>
          <w:u w:val="single"/>
          <w:lang w:val="ru-RU"/>
        </w:rPr>
        <w:t>-</w:t>
      </w:r>
      <w:r w:rsidRPr="004F3075">
        <w:rPr>
          <w:i/>
          <w:u w:val="single"/>
        </w:rPr>
        <w:t>Bank</w:t>
      </w:r>
      <w:r w:rsidRPr="004F3075">
        <w:rPr>
          <w:i/>
          <w:u w:val="single"/>
          <w:lang w:val="ru-RU"/>
        </w:rPr>
        <w:t xml:space="preserve"> </w:t>
      </w:r>
      <w:r w:rsidRPr="004F3075">
        <w:rPr>
          <w:i/>
          <w:u w:val="single"/>
        </w:rPr>
        <w:t>v</w:t>
      </w:r>
      <w:r w:rsidRPr="004F3075">
        <w:rPr>
          <w:i/>
          <w:u w:val="single"/>
          <w:lang w:val="ru-RU"/>
        </w:rPr>
        <w:t>5.1.</w:t>
      </w:r>
    </w:p>
    <w:p w:rsidR="002411E5" w:rsidRDefault="002411E5" w:rsidP="0037059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lang w:val="ru-RU"/>
        </w:rPr>
      </w:pPr>
      <w:r w:rsidRPr="004F3075">
        <w:rPr>
          <w:lang w:val="ru-RU"/>
        </w:rPr>
        <w:t xml:space="preserve">Исторически так сложилось, что не все операции выполняются в </w:t>
      </w:r>
      <w:r>
        <w:t>IBS</w:t>
      </w:r>
      <w:r w:rsidRPr="004F3075">
        <w:rPr>
          <w:lang w:val="ru-RU"/>
        </w:rPr>
        <w:t xml:space="preserve"> и потом отражаются в </w:t>
      </w:r>
      <w:r>
        <w:t>RS</w:t>
      </w:r>
      <w:r w:rsidRPr="004F3075">
        <w:rPr>
          <w:lang w:val="ru-RU"/>
        </w:rPr>
        <w:t>-</w:t>
      </w:r>
      <w:r>
        <w:t>Bank</w:t>
      </w:r>
      <w:r w:rsidRPr="004F3075">
        <w:rPr>
          <w:lang w:val="ru-RU"/>
        </w:rPr>
        <w:t xml:space="preserve"> </w:t>
      </w:r>
      <w:r>
        <w:t>v</w:t>
      </w:r>
      <w:r w:rsidRPr="004F3075">
        <w:rPr>
          <w:lang w:val="ru-RU"/>
        </w:rPr>
        <w:t>.5.1. Есть операци</w:t>
      </w:r>
      <w:r w:rsidR="00975224">
        <w:rPr>
          <w:lang w:val="ru-RU"/>
        </w:rPr>
        <w:t>и</w:t>
      </w:r>
      <w:r w:rsidRPr="004F3075">
        <w:rPr>
          <w:lang w:val="ru-RU"/>
        </w:rPr>
        <w:t xml:space="preserve">, которые первоначально выполняются </w:t>
      </w:r>
      <w:r>
        <w:t>RS</w:t>
      </w:r>
      <w:r w:rsidRPr="004F3075">
        <w:rPr>
          <w:lang w:val="ru-RU"/>
        </w:rPr>
        <w:t>-</w:t>
      </w:r>
      <w:r>
        <w:t>Bank</w:t>
      </w:r>
      <w:r w:rsidRPr="004F3075">
        <w:rPr>
          <w:lang w:val="ru-RU"/>
        </w:rPr>
        <w:t xml:space="preserve"> </w:t>
      </w:r>
      <w:r>
        <w:t>v</w:t>
      </w:r>
      <w:r w:rsidRPr="004F3075">
        <w:rPr>
          <w:lang w:val="ru-RU"/>
        </w:rPr>
        <w:t xml:space="preserve">.5.1., а затем на следующий день отражаются в </w:t>
      </w:r>
      <w:r>
        <w:t>IBS</w:t>
      </w:r>
      <w:r w:rsidRPr="004F3075">
        <w:rPr>
          <w:lang w:val="ru-RU"/>
        </w:rPr>
        <w:t xml:space="preserve"> после выполнения процедуры «Конвертация».</w:t>
      </w:r>
      <w:r w:rsidR="004F3075" w:rsidRPr="004F3075">
        <w:rPr>
          <w:lang w:val="ru-RU"/>
        </w:rPr>
        <w:t xml:space="preserve"> </w:t>
      </w:r>
      <w:r w:rsidRPr="004F3075">
        <w:rPr>
          <w:lang w:val="ru-RU"/>
        </w:rPr>
        <w:t>Все это приводит к тому, что в течение дня и в конце дня, данные в 2х системах могут отличаться, что мешает операционной работе банка. Например, могут быть разные остатки на счетах или данные регистров.</w:t>
      </w:r>
      <w:r w:rsidR="00DA4E07" w:rsidRPr="004F3075">
        <w:rPr>
          <w:lang w:val="ru-RU"/>
        </w:rPr>
        <w:t xml:space="preserve"> </w:t>
      </w:r>
    </w:p>
    <w:p w:rsidR="00975224" w:rsidRPr="00975224" w:rsidRDefault="00975224" w:rsidP="00975224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К операциям, которые выполняются на стороне </w:t>
      </w:r>
      <w:r>
        <w:t>RS</w:t>
      </w:r>
      <w:r w:rsidRPr="004F3075">
        <w:rPr>
          <w:lang w:val="ru-RU"/>
        </w:rPr>
        <w:t>-</w:t>
      </w:r>
      <w:r>
        <w:t>Bank</w:t>
      </w:r>
      <w:r w:rsidRPr="004F3075">
        <w:rPr>
          <w:lang w:val="ru-RU"/>
        </w:rPr>
        <w:t xml:space="preserve"> </w:t>
      </w:r>
      <w:r>
        <w:t>v</w:t>
      </w:r>
      <w:r w:rsidRPr="004F3075">
        <w:rPr>
          <w:lang w:val="ru-RU"/>
        </w:rPr>
        <w:t xml:space="preserve">.5.1., а затем на следующий день отражаются в </w:t>
      </w:r>
      <w:r>
        <w:t>IBS</w:t>
      </w:r>
      <w:r>
        <w:rPr>
          <w:lang w:val="ru-RU"/>
        </w:rPr>
        <w:t>, относятся</w:t>
      </w:r>
      <w:r w:rsidRPr="00975224">
        <w:rPr>
          <w:lang w:val="ru-RU"/>
        </w:rPr>
        <w:t>:</w:t>
      </w:r>
    </w:p>
    <w:p w:rsidR="00975224" w:rsidRDefault="00975224" w:rsidP="0097522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Открытие нового депозита (юр.Лицо и предприниматели), бизнес процесс №6.</w:t>
      </w:r>
    </w:p>
    <w:p w:rsidR="00975224" w:rsidRDefault="00975224" w:rsidP="0097522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Начисление процентов по депозиту (прочие договора – учет в депозитном модуле </w:t>
      </w:r>
      <w:r>
        <w:t>RS</w:t>
      </w:r>
      <w:r>
        <w:rPr>
          <w:lang w:val="ru-RU"/>
        </w:rPr>
        <w:t>, бизнес процесс №</w:t>
      </w:r>
      <w:r w:rsidRPr="00975224">
        <w:rPr>
          <w:lang w:val="ru-RU"/>
        </w:rPr>
        <w:t>8</w:t>
      </w:r>
      <w:r>
        <w:rPr>
          <w:lang w:val="ru-RU"/>
        </w:rPr>
        <w:t>.</w:t>
      </w:r>
    </w:p>
    <w:p w:rsidR="00975224" w:rsidRDefault="00C51BC8" w:rsidP="0097522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Выплата процентов по депозитам (</w:t>
      </w:r>
      <w:proofErr w:type="gramStart"/>
      <w:r>
        <w:rPr>
          <w:lang w:val="ru-RU"/>
        </w:rPr>
        <w:t>юр.лицо</w:t>
      </w:r>
      <w:proofErr w:type="gramEnd"/>
      <w:r>
        <w:rPr>
          <w:lang w:val="ru-RU"/>
        </w:rPr>
        <w:t>), бизнес процесс №10.</w:t>
      </w:r>
    </w:p>
    <w:p w:rsidR="00C51BC8" w:rsidRDefault="009F7F5F" w:rsidP="0097522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Вынос кредита на просрочку, бизнес процесс №15.</w:t>
      </w:r>
    </w:p>
    <w:p w:rsidR="009F7F5F" w:rsidRDefault="009F7F5F" w:rsidP="0097522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Начисление штрафов по кредитам, бизнес процесс №17.</w:t>
      </w:r>
    </w:p>
    <w:p w:rsidR="009F7F5F" w:rsidRDefault="009F7F5F" w:rsidP="0097522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lastRenderedPageBreak/>
        <w:t>Погашения и оплата по ипотечным кредитам, бизнес процесс №21.</w:t>
      </w:r>
    </w:p>
    <w:p w:rsidR="009F7F5F" w:rsidRDefault="009F7F5F" w:rsidP="0097522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Списание кредитов на внебалансовые счета, бизнес процесс №22.</w:t>
      </w:r>
    </w:p>
    <w:p w:rsidR="009F7F5F" w:rsidRDefault="009F7F5F" w:rsidP="0097522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Погашения коммерческих кредитов-внеплановые платежи, бизнес процесс №28.</w:t>
      </w:r>
    </w:p>
    <w:p w:rsidR="009F7F5F" w:rsidRDefault="009F7F5F" w:rsidP="0097522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Операции своп (</w:t>
      </w:r>
      <w:r>
        <w:t>swap</w:t>
      </w:r>
      <w:r w:rsidRPr="009F7F5F">
        <w:rPr>
          <w:lang w:val="ru-RU"/>
        </w:rPr>
        <w:t>)</w:t>
      </w:r>
      <w:r>
        <w:rPr>
          <w:lang w:val="ru-RU"/>
        </w:rPr>
        <w:t>, бизнес процесс №</w:t>
      </w:r>
      <w:r w:rsidRPr="009F7F5F">
        <w:rPr>
          <w:lang w:val="ru-RU"/>
        </w:rPr>
        <w:t>33</w:t>
      </w:r>
      <w:r>
        <w:rPr>
          <w:lang w:val="ru-RU"/>
        </w:rPr>
        <w:t>.</w:t>
      </w:r>
    </w:p>
    <w:p w:rsidR="009F7F5F" w:rsidRDefault="009F7F5F" w:rsidP="009F7F5F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Операции </w:t>
      </w:r>
      <w:r>
        <w:t>Forward</w:t>
      </w:r>
      <w:r>
        <w:rPr>
          <w:lang w:val="ru-RU"/>
        </w:rPr>
        <w:t>, бизнес процесс №</w:t>
      </w:r>
      <w:r w:rsidRPr="009F7F5F">
        <w:rPr>
          <w:lang w:val="ru-RU"/>
        </w:rPr>
        <w:t>3</w:t>
      </w:r>
      <w:r>
        <w:t>4</w:t>
      </w:r>
      <w:r>
        <w:rPr>
          <w:lang w:val="ru-RU"/>
        </w:rPr>
        <w:t>.</w:t>
      </w:r>
    </w:p>
    <w:p w:rsidR="00795ABE" w:rsidRDefault="00795ABE" w:rsidP="00795ABE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Курсовая разница, бизнес процесс №</w:t>
      </w:r>
      <w:r w:rsidRPr="009F7F5F">
        <w:rPr>
          <w:lang w:val="ru-RU"/>
        </w:rPr>
        <w:t>3</w:t>
      </w:r>
      <w:r>
        <w:rPr>
          <w:lang w:val="ru-RU"/>
        </w:rPr>
        <w:t>6.</w:t>
      </w:r>
    </w:p>
    <w:p w:rsidR="009F7F5F" w:rsidRDefault="00795ABE" w:rsidP="0097522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Коммунальные платежи, бизнес процесс №42.</w:t>
      </w:r>
    </w:p>
    <w:p w:rsidR="00795ABE" w:rsidRDefault="00795ABE" w:rsidP="0097522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Межбанковские кредиты, бизнес процесс №49.</w:t>
      </w:r>
    </w:p>
    <w:p w:rsidR="00795ABE" w:rsidRDefault="00795ABE" w:rsidP="00795ABE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 w:rsidRPr="00795ABE">
        <w:rPr>
          <w:lang w:val="ru-RU"/>
        </w:rPr>
        <w:t>Межбанковские депозиты</w:t>
      </w:r>
      <w:r>
        <w:rPr>
          <w:lang w:val="ru-RU"/>
        </w:rPr>
        <w:t>, бизнес процесс №50.</w:t>
      </w:r>
    </w:p>
    <w:p w:rsidR="00795ABE" w:rsidRDefault="00795ABE" w:rsidP="0037059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 w:rsidRPr="00795ABE">
        <w:rPr>
          <w:lang w:val="ru-RU"/>
        </w:rPr>
        <w:t>Операции по ценным бумагам</w:t>
      </w:r>
      <w:r>
        <w:rPr>
          <w:lang w:val="ru-RU"/>
        </w:rPr>
        <w:t>, бизнес процесс №51.</w:t>
      </w:r>
    </w:p>
    <w:p w:rsidR="00795ABE" w:rsidRDefault="00795ABE" w:rsidP="0037059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Урегулирования овердрафта, текущего/расчетного счета, бизнес процесс №56.</w:t>
      </w:r>
    </w:p>
    <w:p w:rsidR="00795ABE" w:rsidRDefault="00795ABE" w:rsidP="00795ABE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Клиринг платежных систем, бизнес процесс №58.</w:t>
      </w:r>
    </w:p>
    <w:p w:rsidR="009C4409" w:rsidRDefault="009C4409" w:rsidP="009C4409">
      <w:pPr>
        <w:spacing w:after="0" w:line="240" w:lineRule="auto"/>
        <w:ind w:left="1080"/>
        <w:jc w:val="both"/>
        <w:rPr>
          <w:i/>
          <w:color w:val="FF0000"/>
          <w:lang w:val="ru-RU"/>
        </w:rPr>
      </w:pPr>
    </w:p>
    <w:p w:rsidR="009C4409" w:rsidRPr="0019635F" w:rsidRDefault="009C4409" w:rsidP="0019635F">
      <w:pPr>
        <w:spacing w:after="0" w:line="240" w:lineRule="auto"/>
        <w:ind w:left="720"/>
        <w:jc w:val="both"/>
        <w:rPr>
          <w:lang w:val="ru-RU"/>
        </w:rPr>
      </w:pPr>
      <w:proofErr w:type="gramStart"/>
      <w:r w:rsidRPr="0019635F">
        <w:rPr>
          <w:lang w:val="ru-RU"/>
        </w:rPr>
        <w:t xml:space="preserve">Примечание:  </w:t>
      </w:r>
      <w:r w:rsidR="0019635F" w:rsidRPr="0019635F">
        <w:rPr>
          <w:lang w:val="ru-RU"/>
        </w:rPr>
        <w:t>в</w:t>
      </w:r>
      <w:proofErr w:type="gramEnd"/>
      <w:r w:rsidR="0019635F" w:rsidRPr="0019635F">
        <w:rPr>
          <w:lang w:val="ru-RU"/>
        </w:rPr>
        <w:t xml:space="preserve"> случае, если результатом выполнения операци</w:t>
      </w:r>
      <w:r w:rsidR="0019635F">
        <w:rPr>
          <w:lang w:val="ru-RU"/>
        </w:rPr>
        <w:t>и</w:t>
      </w:r>
      <w:r w:rsidR="0019635F" w:rsidRPr="0019635F">
        <w:rPr>
          <w:lang w:val="ru-RU"/>
        </w:rPr>
        <w:t xml:space="preserve"> являются проводки в </w:t>
      </w:r>
      <w:r w:rsidRPr="0019635F">
        <w:rPr>
          <w:lang w:val="ru-RU"/>
        </w:rPr>
        <w:t xml:space="preserve">RS-Bank 5.1, во время «конвертации» в </w:t>
      </w:r>
      <w:r w:rsidRPr="0019635F">
        <w:t>IBS</w:t>
      </w:r>
      <w:r w:rsidRPr="0019635F">
        <w:rPr>
          <w:lang w:val="ru-RU"/>
        </w:rPr>
        <w:t xml:space="preserve"> выгружается информация по счетам (актуальные остатки и регистры).</w:t>
      </w:r>
      <w:r w:rsidR="0019635F" w:rsidRPr="0019635F">
        <w:rPr>
          <w:lang w:val="ru-RU"/>
        </w:rPr>
        <w:t xml:space="preserve"> В </w:t>
      </w:r>
      <w:r w:rsidR="0019635F" w:rsidRPr="0019635F">
        <w:t>IBS</w:t>
      </w:r>
      <w:r w:rsidR="0019635F" w:rsidRPr="0019635F">
        <w:rPr>
          <w:lang w:val="ru-RU"/>
        </w:rPr>
        <w:t xml:space="preserve"> есть </w:t>
      </w:r>
      <w:r w:rsidR="00C90E0D">
        <w:rPr>
          <w:lang w:val="ru-RU"/>
        </w:rPr>
        <w:t xml:space="preserve">все </w:t>
      </w:r>
      <w:r w:rsidR="0019635F" w:rsidRPr="0019635F">
        <w:rPr>
          <w:lang w:val="ru-RU"/>
        </w:rPr>
        <w:t>счета, даже если учет по этим счетам ведется в RS-Bank 5.1.</w:t>
      </w:r>
    </w:p>
    <w:p w:rsidR="00795ABE" w:rsidRDefault="00795ABE" w:rsidP="00795ABE">
      <w:pPr>
        <w:pStyle w:val="ListParagraph"/>
        <w:spacing w:after="0" w:line="240" w:lineRule="auto"/>
        <w:ind w:left="1440"/>
        <w:jc w:val="both"/>
        <w:rPr>
          <w:lang w:val="ru-RU"/>
        </w:rPr>
      </w:pPr>
    </w:p>
    <w:p w:rsidR="009C4409" w:rsidRDefault="009C4409" w:rsidP="009C440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В процессе обследования выяснилось, что не все бизнес процессы</w:t>
      </w:r>
      <w:r w:rsidR="00C90E0D">
        <w:rPr>
          <w:lang w:val="ru-RU"/>
        </w:rPr>
        <w:t xml:space="preserve">, которые выполняются в </w:t>
      </w:r>
      <w:r w:rsidR="00C90E0D">
        <w:t>RS</w:t>
      </w:r>
      <w:r w:rsidR="00C90E0D" w:rsidRPr="00C90E0D">
        <w:rPr>
          <w:lang w:val="ru-RU"/>
        </w:rPr>
        <w:t>-</w:t>
      </w:r>
      <w:r w:rsidR="00C90E0D">
        <w:t>Bank</w:t>
      </w:r>
      <w:r w:rsidR="00C90E0D" w:rsidRPr="00C90E0D">
        <w:rPr>
          <w:lang w:val="ru-RU"/>
        </w:rPr>
        <w:t xml:space="preserve"> 5.1</w:t>
      </w:r>
      <w:r>
        <w:rPr>
          <w:lang w:val="ru-RU"/>
        </w:rPr>
        <w:t xml:space="preserve"> были описаны в документе «Описание бизнес-процессов». </w:t>
      </w:r>
      <w:r w:rsidR="00C90E0D">
        <w:rPr>
          <w:lang w:val="ru-RU"/>
        </w:rPr>
        <w:t>Ниже приведен п</w:t>
      </w:r>
      <w:r>
        <w:rPr>
          <w:lang w:val="ru-RU"/>
        </w:rPr>
        <w:t>еречень таких бизнес процессов</w:t>
      </w:r>
      <w:r w:rsidR="00C90E0D">
        <w:rPr>
          <w:lang w:val="ru-RU"/>
        </w:rPr>
        <w:t>.</w:t>
      </w:r>
      <w:r>
        <w:rPr>
          <w:lang w:val="ru-RU"/>
        </w:rPr>
        <w:t xml:space="preserve"> </w:t>
      </w:r>
    </w:p>
    <w:p w:rsidR="009C4409" w:rsidRPr="00185489" w:rsidRDefault="009C4409" w:rsidP="009C4409">
      <w:pPr>
        <w:pStyle w:val="ListParagraph"/>
        <w:spacing w:after="0" w:line="240" w:lineRule="auto"/>
        <w:jc w:val="both"/>
        <w:rPr>
          <w:i/>
          <w:lang w:val="ru-RU"/>
        </w:rPr>
      </w:pPr>
      <w:proofErr w:type="gramStart"/>
      <w:r w:rsidRPr="00185489">
        <w:rPr>
          <w:i/>
          <w:lang w:val="ru-RU"/>
        </w:rPr>
        <w:t>Примечание:  формулировки</w:t>
      </w:r>
      <w:proofErr w:type="gramEnd"/>
      <w:r w:rsidRPr="00185489">
        <w:rPr>
          <w:i/>
          <w:lang w:val="ru-RU"/>
        </w:rPr>
        <w:t xml:space="preserve"> </w:t>
      </w:r>
      <w:ins w:id="2" w:author="softlab" w:date="2019-12-19T10:54:00Z">
        <w:r w:rsidR="00185489" w:rsidRPr="00185489">
          <w:rPr>
            <w:i/>
            <w:lang w:val="ru-RU"/>
          </w:rPr>
          <w:t xml:space="preserve">нижеперечисленных </w:t>
        </w:r>
      </w:ins>
      <w:r w:rsidRPr="00185489">
        <w:rPr>
          <w:i/>
          <w:lang w:val="ru-RU"/>
        </w:rPr>
        <w:t>бизнес-процессов</w:t>
      </w:r>
      <w:ins w:id="3" w:author="softlab" w:date="2019-12-19T10:54:00Z">
        <w:r w:rsidR="00185489" w:rsidRPr="00185489">
          <w:rPr>
            <w:i/>
            <w:lang w:val="ru-RU"/>
          </w:rPr>
          <w:t xml:space="preserve"> и информация о том, какие данные реплициру</w:t>
        </w:r>
      </w:ins>
      <w:ins w:id="4" w:author="softlab" w:date="2019-12-19T10:55:00Z">
        <w:r w:rsidR="00185489" w:rsidRPr="00185489">
          <w:rPr>
            <w:i/>
            <w:lang w:val="ru-RU"/>
          </w:rPr>
          <w:t>ю</w:t>
        </w:r>
      </w:ins>
      <w:ins w:id="5" w:author="softlab" w:date="2019-12-19T10:54:00Z">
        <w:r w:rsidR="00185489" w:rsidRPr="00185489">
          <w:rPr>
            <w:i/>
            <w:lang w:val="ru-RU"/>
          </w:rPr>
          <w:t xml:space="preserve">тся в </w:t>
        </w:r>
      </w:ins>
      <w:ins w:id="6" w:author="softlab" w:date="2019-12-19T10:55:00Z">
        <w:r w:rsidR="00185489" w:rsidRPr="00185489">
          <w:rPr>
            <w:i/>
          </w:rPr>
          <w:t>IBS</w:t>
        </w:r>
        <w:r w:rsidR="00185489" w:rsidRPr="00185489">
          <w:rPr>
            <w:i/>
            <w:lang w:val="ru-RU"/>
          </w:rPr>
          <w:t xml:space="preserve"> </w:t>
        </w:r>
      </w:ins>
      <w:r w:rsidRPr="00185489">
        <w:rPr>
          <w:i/>
          <w:lang w:val="ru-RU"/>
        </w:rPr>
        <w:t xml:space="preserve"> </w:t>
      </w:r>
      <w:ins w:id="7" w:author="softlab" w:date="2019-12-19T10:56:00Z">
        <w:r w:rsidR="00185489" w:rsidRPr="00185489">
          <w:rPr>
            <w:i/>
            <w:lang w:val="ru-RU"/>
          </w:rPr>
          <w:t>после их выполнения, будут уточнены позже</w:t>
        </w:r>
      </w:ins>
      <w:r w:rsidRPr="00185489">
        <w:rPr>
          <w:i/>
          <w:lang w:val="ru-RU"/>
        </w:rPr>
        <w:t xml:space="preserve">. </w:t>
      </w:r>
    </w:p>
    <w:p w:rsidR="009C4409" w:rsidRPr="00185489" w:rsidRDefault="009C4409" w:rsidP="009C4409">
      <w:pPr>
        <w:pStyle w:val="ListParagraph"/>
        <w:spacing w:after="0" w:line="240" w:lineRule="auto"/>
        <w:jc w:val="both"/>
        <w:rPr>
          <w:i/>
          <w:lang w:val="ru-RU"/>
        </w:rPr>
      </w:pPr>
      <w:r w:rsidRPr="00185489">
        <w:rPr>
          <w:i/>
          <w:lang w:val="ru-RU"/>
        </w:rPr>
        <w:t xml:space="preserve">В большинстве случаев результатом выполнения операций являются проводки в RS-Bank 5.1, а во время «конвертации» в </w:t>
      </w:r>
      <w:r w:rsidRPr="00185489">
        <w:rPr>
          <w:i/>
        </w:rPr>
        <w:t>IBS</w:t>
      </w:r>
      <w:r w:rsidRPr="00185489">
        <w:rPr>
          <w:i/>
          <w:lang w:val="ru-RU"/>
        </w:rPr>
        <w:t xml:space="preserve"> выгружается информация по счетам (актуальные остатки и регистры).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 xml:space="preserve">Получение </w:t>
      </w:r>
      <w:r>
        <w:t>dbf</w:t>
      </w:r>
      <w:r>
        <w:rPr>
          <w:lang w:val="ru-RU"/>
        </w:rPr>
        <w:t>-файла по депозитам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 xml:space="preserve">Системный расчет и начисление процентов на остаток корреспондентских счетов 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График начислений-Календарь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Операции и отчеты по формированию Баланса банка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 xml:space="preserve">Операции, связанные с изменением лимита и получением </w:t>
      </w:r>
      <w:proofErr w:type="gramStart"/>
      <w:r>
        <w:rPr>
          <w:lang w:val="ru-RU"/>
        </w:rPr>
        <w:t>баланса  по</w:t>
      </w:r>
      <w:proofErr w:type="gramEnd"/>
      <w:r>
        <w:rPr>
          <w:lang w:val="ru-RU"/>
        </w:rPr>
        <w:t xml:space="preserve"> пластиковым картам. 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 xml:space="preserve">Учет </w:t>
      </w:r>
      <w:proofErr w:type="gramStart"/>
      <w:r>
        <w:rPr>
          <w:lang w:val="ru-RU"/>
        </w:rPr>
        <w:t>Кредитов</w:t>
      </w:r>
      <w:proofErr w:type="gramEnd"/>
      <w:r>
        <w:rPr>
          <w:lang w:val="ru-RU"/>
        </w:rPr>
        <w:t xml:space="preserve"> выданных по линии S</w:t>
      </w:r>
      <w:r>
        <w:t>I</w:t>
      </w:r>
      <w:r>
        <w:rPr>
          <w:lang w:val="ru-RU"/>
        </w:rPr>
        <w:t>F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Резервы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Формирование инвойсов по кредитным договорам на конец месяца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Мониторинг автомобилей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СМС таксит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Деферинг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Макросы, связанные с формированием опазданий по кредитам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Пересчет кредитных обеспечений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Закрытие договоров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 xml:space="preserve">Внебаланс Обеспечение/ Подписанный 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 xml:space="preserve">Операции, связанные </w:t>
      </w:r>
      <w:proofErr w:type="gramStart"/>
      <w:r>
        <w:rPr>
          <w:lang w:val="ru-RU"/>
        </w:rPr>
        <w:t>с  судебными</w:t>
      </w:r>
      <w:proofErr w:type="gramEnd"/>
      <w:r>
        <w:rPr>
          <w:lang w:val="ru-RU"/>
        </w:rPr>
        <w:t xml:space="preserve"> постановлениями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 xml:space="preserve">Операции, связанные </w:t>
      </w:r>
      <w:proofErr w:type="gramStart"/>
      <w:r>
        <w:rPr>
          <w:lang w:val="ru-RU"/>
        </w:rPr>
        <w:t>с  кредитами</w:t>
      </w:r>
      <w:proofErr w:type="gramEnd"/>
      <w:r>
        <w:rPr>
          <w:lang w:val="ru-RU"/>
        </w:rPr>
        <w:t xml:space="preserve"> умерших клиентов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Операции, связанные с начислением и возвратом бонусов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Исправление оплат кредитов</w:t>
      </w:r>
    </w:p>
    <w:p w:rsidR="009C4409" w:rsidRDefault="009C4409" w:rsidP="009C4409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За</w:t>
      </w:r>
      <w:r w:rsidR="00607563">
        <w:rPr>
          <w:lang w:val="ru-RU"/>
        </w:rPr>
        <w:t>г</w:t>
      </w:r>
      <w:r>
        <w:rPr>
          <w:lang w:val="ru-RU"/>
        </w:rPr>
        <w:t>рузка графиков оплат кредитов</w:t>
      </w:r>
    </w:p>
    <w:p w:rsidR="009C4409" w:rsidRPr="00C90E0D" w:rsidRDefault="009C4409" w:rsidP="00C90E0D">
      <w:pPr>
        <w:pStyle w:val="ListParagraph"/>
        <w:numPr>
          <w:ilvl w:val="0"/>
          <w:numId w:val="21"/>
        </w:numPr>
        <w:spacing w:line="252" w:lineRule="auto"/>
        <w:rPr>
          <w:lang w:val="ru-RU"/>
        </w:rPr>
      </w:pPr>
      <w:r>
        <w:rPr>
          <w:lang w:val="ru-RU"/>
        </w:rPr>
        <w:t>Возврат начисленных процентов на счета AZN</w:t>
      </w:r>
    </w:p>
    <w:p w:rsidR="009C4409" w:rsidRPr="009C4409" w:rsidRDefault="009C4409" w:rsidP="009C4409">
      <w:pPr>
        <w:spacing w:after="0" w:line="240" w:lineRule="auto"/>
        <w:jc w:val="both"/>
        <w:rPr>
          <w:lang w:val="ru-RU"/>
        </w:rPr>
      </w:pPr>
    </w:p>
    <w:p w:rsidR="004F3075" w:rsidRDefault="004F3075" w:rsidP="0037059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В </w:t>
      </w:r>
      <w:r>
        <w:t>IBS</w:t>
      </w:r>
      <w:r w:rsidRPr="004F3075">
        <w:rPr>
          <w:lang w:val="ru-RU"/>
        </w:rPr>
        <w:t xml:space="preserve"> </w:t>
      </w:r>
      <w:r>
        <w:rPr>
          <w:lang w:val="ru-RU"/>
        </w:rPr>
        <w:t>история остатков на лицевых счетах не хранится, там существует только текущий остаток</w:t>
      </w:r>
      <w:r w:rsidR="0019635F">
        <w:rPr>
          <w:lang w:val="ru-RU"/>
        </w:rPr>
        <w:t xml:space="preserve"> и другие регистры (лимиты, блокировки)</w:t>
      </w:r>
      <w:r>
        <w:rPr>
          <w:lang w:val="ru-RU"/>
        </w:rPr>
        <w:t xml:space="preserve">. Для того, чтобы отразить историю остатков, функционал </w:t>
      </w:r>
      <w:r>
        <w:t>IBS</w:t>
      </w:r>
      <w:r>
        <w:rPr>
          <w:lang w:val="ru-RU"/>
        </w:rPr>
        <w:t xml:space="preserve"> обращается к базам </w:t>
      </w:r>
      <w:r>
        <w:t>RS</w:t>
      </w:r>
      <w:r w:rsidRPr="004F3075">
        <w:rPr>
          <w:lang w:val="ru-RU"/>
        </w:rPr>
        <w:t>-</w:t>
      </w:r>
      <w:r>
        <w:t>Bank</w:t>
      </w:r>
      <w:r w:rsidRPr="004F3075">
        <w:rPr>
          <w:lang w:val="ru-RU"/>
        </w:rPr>
        <w:t xml:space="preserve"> </w:t>
      </w:r>
      <w:r>
        <w:t>v</w:t>
      </w:r>
      <w:r w:rsidRPr="004F3075">
        <w:rPr>
          <w:lang w:val="ru-RU"/>
        </w:rPr>
        <w:t>6 (</w:t>
      </w:r>
      <w:r>
        <w:rPr>
          <w:lang w:val="ru-RU"/>
        </w:rPr>
        <w:t xml:space="preserve">используется как хранилище </w:t>
      </w:r>
      <w:r>
        <w:t>DWH</w:t>
      </w:r>
      <w:r w:rsidRPr="004F3075">
        <w:rPr>
          <w:lang w:val="ru-RU"/>
        </w:rPr>
        <w:t xml:space="preserve">) </w:t>
      </w:r>
      <w:r>
        <w:rPr>
          <w:lang w:val="ru-RU"/>
        </w:rPr>
        <w:t xml:space="preserve">с использованием </w:t>
      </w:r>
      <w:r>
        <w:t>dblink</w:t>
      </w:r>
      <w:r w:rsidRPr="004F3075">
        <w:rPr>
          <w:lang w:val="ru-RU"/>
        </w:rPr>
        <w:t>.</w:t>
      </w:r>
    </w:p>
    <w:p w:rsidR="004F3075" w:rsidRPr="004F3075" w:rsidRDefault="004F3075" w:rsidP="004F3075">
      <w:pPr>
        <w:pStyle w:val="ListParagraph"/>
        <w:numPr>
          <w:ilvl w:val="0"/>
          <w:numId w:val="6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В </w:t>
      </w:r>
      <w:r>
        <w:t>IBS</w:t>
      </w:r>
      <w:r w:rsidRPr="004F3075">
        <w:rPr>
          <w:lang w:val="ru-RU"/>
        </w:rPr>
        <w:t xml:space="preserve"> </w:t>
      </w:r>
      <w:r>
        <w:rPr>
          <w:lang w:val="ru-RU"/>
        </w:rPr>
        <w:t xml:space="preserve">не хранятся архивные документы, там существуют только проводки текущего дня. Для того, чтобы отразить архивные документы, функционал </w:t>
      </w:r>
      <w:r>
        <w:t>IBS</w:t>
      </w:r>
      <w:r>
        <w:rPr>
          <w:lang w:val="ru-RU"/>
        </w:rPr>
        <w:t xml:space="preserve"> обращается к базам </w:t>
      </w:r>
      <w:r>
        <w:t>RS</w:t>
      </w:r>
      <w:r w:rsidRPr="004F3075">
        <w:rPr>
          <w:lang w:val="ru-RU"/>
        </w:rPr>
        <w:t>-</w:t>
      </w:r>
      <w:r>
        <w:t>Bank</w:t>
      </w:r>
      <w:r w:rsidRPr="004F3075">
        <w:rPr>
          <w:lang w:val="ru-RU"/>
        </w:rPr>
        <w:t xml:space="preserve"> </w:t>
      </w:r>
      <w:r>
        <w:t>v</w:t>
      </w:r>
      <w:r w:rsidRPr="004F3075">
        <w:rPr>
          <w:lang w:val="ru-RU"/>
        </w:rPr>
        <w:t>6 (</w:t>
      </w:r>
      <w:r>
        <w:rPr>
          <w:lang w:val="ru-RU"/>
        </w:rPr>
        <w:t xml:space="preserve">используется как </w:t>
      </w:r>
      <w:r>
        <w:rPr>
          <w:lang w:val="ru-RU"/>
        </w:rPr>
        <w:lastRenderedPageBreak/>
        <w:t xml:space="preserve">хранилище </w:t>
      </w:r>
      <w:r>
        <w:t>DWH</w:t>
      </w:r>
      <w:r w:rsidRPr="004F3075">
        <w:rPr>
          <w:lang w:val="ru-RU"/>
        </w:rPr>
        <w:t xml:space="preserve">) </w:t>
      </w:r>
      <w:r>
        <w:rPr>
          <w:lang w:val="ru-RU"/>
        </w:rPr>
        <w:t xml:space="preserve">с использованием </w:t>
      </w:r>
      <w:r>
        <w:t>dblink</w:t>
      </w:r>
      <w:r w:rsidRPr="004F3075">
        <w:rPr>
          <w:lang w:val="ru-RU"/>
        </w:rPr>
        <w:t>.</w:t>
      </w:r>
      <w:r>
        <w:rPr>
          <w:lang w:val="ru-RU"/>
        </w:rPr>
        <w:t xml:space="preserve"> Именно поэтому архивные документы не реплицируются еженочно из </w:t>
      </w:r>
      <w:r>
        <w:t>RS</w:t>
      </w:r>
      <w:r w:rsidRPr="004F3075">
        <w:rPr>
          <w:lang w:val="ru-RU"/>
        </w:rPr>
        <w:t>-</w:t>
      </w:r>
      <w:r>
        <w:t>Bank</w:t>
      </w:r>
      <w:r w:rsidRPr="004F3075">
        <w:rPr>
          <w:lang w:val="ru-RU"/>
        </w:rPr>
        <w:t xml:space="preserve"> </w:t>
      </w:r>
      <w:r>
        <w:t>v</w:t>
      </w:r>
      <w:r w:rsidRPr="004F3075">
        <w:rPr>
          <w:lang w:val="ru-RU"/>
        </w:rPr>
        <w:t xml:space="preserve">5.1 </w:t>
      </w:r>
      <w:r>
        <w:rPr>
          <w:lang w:val="ru-RU"/>
        </w:rPr>
        <w:t xml:space="preserve">в </w:t>
      </w:r>
      <w:r>
        <w:t>IBS</w:t>
      </w:r>
      <w:r w:rsidRPr="004F3075">
        <w:rPr>
          <w:lang w:val="ru-RU"/>
        </w:rPr>
        <w:t>.</w:t>
      </w:r>
    </w:p>
    <w:p w:rsidR="004F3075" w:rsidRPr="004F3075" w:rsidRDefault="004F3075" w:rsidP="0037059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При репликации из </w:t>
      </w:r>
      <w:r>
        <w:t>IBS</w:t>
      </w:r>
      <w:r w:rsidRPr="004F3075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RS</w:t>
      </w:r>
      <w:r w:rsidRPr="004F3075">
        <w:rPr>
          <w:lang w:val="ru-RU"/>
        </w:rPr>
        <w:t>-</w:t>
      </w:r>
      <w:r>
        <w:t>Bank</w:t>
      </w:r>
      <w:r w:rsidRPr="004F3075">
        <w:rPr>
          <w:lang w:val="ru-RU"/>
        </w:rPr>
        <w:t xml:space="preserve"> </w:t>
      </w:r>
      <w:r>
        <w:t>v</w:t>
      </w:r>
      <w:r w:rsidRPr="004F3075">
        <w:rPr>
          <w:lang w:val="ru-RU"/>
        </w:rPr>
        <w:t>5.1</w:t>
      </w:r>
      <w:r>
        <w:rPr>
          <w:lang w:val="ru-RU"/>
        </w:rPr>
        <w:t xml:space="preserve"> экземпляры операций не создаются</w:t>
      </w:r>
      <w:r w:rsidR="000B6588">
        <w:rPr>
          <w:lang w:val="ru-RU"/>
        </w:rPr>
        <w:t xml:space="preserve">. Хотя механизм операций в </w:t>
      </w:r>
      <w:r w:rsidR="000B6588">
        <w:t>RS</w:t>
      </w:r>
      <w:r w:rsidR="000B6588" w:rsidRPr="004F3075">
        <w:rPr>
          <w:lang w:val="ru-RU"/>
        </w:rPr>
        <w:t>-</w:t>
      </w:r>
      <w:r w:rsidR="000B6588">
        <w:t>Bank</w:t>
      </w:r>
      <w:r w:rsidR="000B6588" w:rsidRPr="004F3075">
        <w:rPr>
          <w:lang w:val="ru-RU"/>
        </w:rPr>
        <w:t xml:space="preserve"> </w:t>
      </w:r>
      <w:r w:rsidR="000B6588">
        <w:t>v</w:t>
      </w:r>
      <w:r w:rsidR="000B6588" w:rsidRPr="004F3075">
        <w:rPr>
          <w:lang w:val="ru-RU"/>
        </w:rPr>
        <w:t>5.1</w:t>
      </w:r>
      <w:r w:rsidR="000B6588">
        <w:rPr>
          <w:lang w:val="ru-RU"/>
        </w:rPr>
        <w:t xml:space="preserve"> используется при совершении операций в самом </w:t>
      </w:r>
      <w:r w:rsidR="000B6588">
        <w:t>RS</w:t>
      </w:r>
      <w:r w:rsidR="000B6588" w:rsidRPr="004F3075">
        <w:rPr>
          <w:lang w:val="ru-RU"/>
        </w:rPr>
        <w:t>-</w:t>
      </w:r>
      <w:r w:rsidR="000B6588">
        <w:t>Bank</w:t>
      </w:r>
      <w:r w:rsidR="000B6588">
        <w:rPr>
          <w:lang w:val="ru-RU"/>
        </w:rPr>
        <w:t>.</w:t>
      </w:r>
    </w:p>
    <w:p w:rsidR="000B6588" w:rsidRDefault="000B6588" w:rsidP="000B658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При репликации из </w:t>
      </w:r>
      <w:r>
        <w:t>IBS</w:t>
      </w:r>
      <w:r w:rsidRPr="004F3075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RS</w:t>
      </w:r>
      <w:r w:rsidRPr="004F3075">
        <w:rPr>
          <w:lang w:val="ru-RU"/>
        </w:rPr>
        <w:t>-</w:t>
      </w:r>
      <w:r>
        <w:t>Bank</w:t>
      </w:r>
      <w:r w:rsidRPr="004F3075">
        <w:rPr>
          <w:lang w:val="ru-RU"/>
        </w:rPr>
        <w:t xml:space="preserve"> </w:t>
      </w:r>
      <w:r>
        <w:t>v</w:t>
      </w:r>
      <w:r w:rsidRPr="004F3075">
        <w:rPr>
          <w:lang w:val="ru-RU"/>
        </w:rPr>
        <w:t>5.1</w:t>
      </w:r>
      <w:r>
        <w:rPr>
          <w:lang w:val="ru-RU"/>
        </w:rPr>
        <w:t xml:space="preserve"> первичные документы</w:t>
      </w:r>
      <w:r w:rsidR="0000496F">
        <w:rPr>
          <w:lang w:val="ru-RU"/>
        </w:rPr>
        <w:t xml:space="preserve"> не создаются</w:t>
      </w:r>
      <w:r>
        <w:rPr>
          <w:lang w:val="ru-RU"/>
        </w:rPr>
        <w:t xml:space="preserve"> (платежные поручения, мемориальные и банковские ордеры, кассовые ордеры и др.). Репликации подлежат только проводки.</w:t>
      </w:r>
    </w:p>
    <w:p w:rsidR="00B62D2D" w:rsidRPr="004F3075" w:rsidRDefault="00B62D2D" w:rsidP="000B658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В </w:t>
      </w:r>
      <w:r>
        <w:t>IBS</w:t>
      </w:r>
      <w:r w:rsidRPr="00B62D2D">
        <w:rPr>
          <w:lang w:val="ru-RU"/>
        </w:rPr>
        <w:t xml:space="preserve"> </w:t>
      </w:r>
      <w:r>
        <w:rPr>
          <w:lang w:val="ru-RU"/>
        </w:rPr>
        <w:t xml:space="preserve">существуют данные, которые не реплицируются в </w:t>
      </w:r>
      <w:r>
        <w:t>RS</w:t>
      </w:r>
      <w:r w:rsidRPr="00B62D2D">
        <w:rPr>
          <w:lang w:val="ru-RU"/>
        </w:rPr>
        <w:t>-</w:t>
      </w:r>
      <w:r>
        <w:t>Bank</w:t>
      </w:r>
      <w:r w:rsidRPr="00B62D2D">
        <w:rPr>
          <w:lang w:val="ru-RU"/>
        </w:rPr>
        <w:t xml:space="preserve"> 5.1. </w:t>
      </w:r>
      <w:r>
        <w:rPr>
          <w:lang w:val="ru-RU"/>
        </w:rPr>
        <w:t xml:space="preserve">Соответственно, не все данные удаляются в </w:t>
      </w:r>
      <w:r>
        <w:t>IBS</w:t>
      </w:r>
      <w:r w:rsidRPr="00B62D2D">
        <w:rPr>
          <w:lang w:val="ru-RU"/>
        </w:rPr>
        <w:t xml:space="preserve"> </w:t>
      </w:r>
      <w:r>
        <w:rPr>
          <w:lang w:val="ru-RU"/>
        </w:rPr>
        <w:t xml:space="preserve">во время выполнения еженочной «Конвертации» из </w:t>
      </w:r>
      <w:r>
        <w:t>RS</w:t>
      </w:r>
      <w:r w:rsidRPr="00B62D2D">
        <w:rPr>
          <w:lang w:val="ru-RU"/>
        </w:rPr>
        <w:t>-</w:t>
      </w:r>
      <w:r>
        <w:t>Bank</w:t>
      </w:r>
      <w:r w:rsidRPr="00B62D2D">
        <w:rPr>
          <w:lang w:val="ru-RU"/>
        </w:rPr>
        <w:t xml:space="preserve"> 5.1.</w:t>
      </w:r>
      <w:r>
        <w:rPr>
          <w:lang w:val="ru-RU"/>
        </w:rPr>
        <w:t xml:space="preserve"> Например, атрибутика платежей (в т.ч. налоговая) хранится в </w:t>
      </w:r>
      <w:r>
        <w:t>IBS</w:t>
      </w:r>
      <w:r w:rsidRPr="00B62D2D">
        <w:rPr>
          <w:lang w:val="ru-RU"/>
        </w:rPr>
        <w:t xml:space="preserve"> </w:t>
      </w:r>
      <w:r>
        <w:rPr>
          <w:lang w:val="ru-RU"/>
        </w:rPr>
        <w:t xml:space="preserve">и не хранится в </w:t>
      </w:r>
      <w:r>
        <w:t>RS</w:t>
      </w:r>
      <w:r w:rsidRPr="00B62D2D">
        <w:rPr>
          <w:lang w:val="ru-RU"/>
        </w:rPr>
        <w:t>-</w:t>
      </w:r>
      <w:r>
        <w:t>Bank</w:t>
      </w:r>
      <w:r w:rsidRPr="00B62D2D">
        <w:rPr>
          <w:lang w:val="ru-RU"/>
        </w:rPr>
        <w:t xml:space="preserve"> 5.1.</w:t>
      </w:r>
      <w:r>
        <w:rPr>
          <w:lang w:val="ru-RU"/>
        </w:rPr>
        <w:t xml:space="preserve"> Реплицируются только проводки. </w:t>
      </w:r>
    </w:p>
    <w:p w:rsidR="00975224" w:rsidRDefault="00975224" w:rsidP="00D3526F">
      <w:pPr>
        <w:spacing w:after="0" w:line="240" w:lineRule="auto"/>
        <w:jc w:val="both"/>
        <w:rPr>
          <w:b/>
          <w:u w:val="single"/>
          <w:lang w:val="ru-RU"/>
        </w:rPr>
      </w:pPr>
    </w:p>
    <w:p w:rsidR="00DA4E07" w:rsidRPr="00485F21" w:rsidRDefault="00DA4E07" w:rsidP="00D3526F">
      <w:pPr>
        <w:spacing w:after="0" w:line="240" w:lineRule="auto"/>
        <w:jc w:val="both"/>
        <w:rPr>
          <w:b/>
          <w:u w:val="single"/>
          <w:lang w:val="ru-RU"/>
        </w:rPr>
      </w:pPr>
      <w:r w:rsidRPr="00485F21">
        <w:rPr>
          <w:b/>
          <w:u w:val="single"/>
          <w:lang w:val="ru-RU"/>
        </w:rPr>
        <w:t xml:space="preserve">Архитектурная схема репликации из </w:t>
      </w:r>
      <w:r w:rsidRPr="00485F21">
        <w:rPr>
          <w:b/>
          <w:u w:val="single"/>
        </w:rPr>
        <w:t>IBS</w:t>
      </w:r>
      <w:r w:rsidRPr="00485F21">
        <w:rPr>
          <w:b/>
          <w:u w:val="single"/>
          <w:lang w:val="ru-RU"/>
        </w:rPr>
        <w:t xml:space="preserve"> в </w:t>
      </w:r>
      <w:r w:rsidRPr="00485F21">
        <w:rPr>
          <w:b/>
          <w:u w:val="single"/>
        </w:rPr>
        <w:t>RS</w:t>
      </w:r>
      <w:r w:rsidRPr="00485F21">
        <w:rPr>
          <w:b/>
          <w:u w:val="single"/>
          <w:lang w:val="ru-RU"/>
        </w:rPr>
        <w:t>-</w:t>
      </w:r>
      <w:r w:rsidRPr="00485F21">
        <w:rPr>
          <w:b/>
          <w:u w:val="single"/>
        </w:rPr>
        <w:t>Bank</w:t>
      </w:r>
      <w:r w:rsidRPr="00485F21">
        <w:rPr>
          <w:b/>
          <w:u w:val="single"/>
          <w:lang w:val="ru-RU"/>
        </w:rPr>
        <w:t xml:space="preserve"> </w:t>
      </w:r>
      <w:r w:rsidRPr="00485F21">
        <w:rPr>
          <w:b/>
          <w:u w:val="single"/>
        </w:rPr>
        <w:t>v</w:t>
      </w:r>
      <w:r w:rsidRPr="00485F21">
        <w:rPr>
          <w:b/>
          <w:u w:val="single"/>
          <w:lang w:val="ru-RU"/>
        </w:rPr>
        <w:t>.5.1</w:t>
      </w:r>
      <w:r w:rsidR="003F703D" w:rsidRPr="00485F21">
        <w:rPr>
          <w:b/>
          <w:u w:val="single"/>
          <w:lang w:val="ru-RU"/>
        </w:rPr>
        <w:t>.</w:t>
      </w:r>
    </w:p>
    <w:p w:rsidR="00D3526F" w:rsidRDefault="00C90E0D" w:rsidP="00D3526F">
      <w:pPr>
        <w:spacing w:after="0" w:line="240" w:lineRule="auto"/>
        <w:rPr>
          <w:lang w:val="ru-RU"/>
        </w:rPr>
      </w:pPr>
      <w:r>
        <w:object w:dxaOrig="10771" w:dyaOrig="13440">
          <v:shape id="_x0000_i1026" type="#_x0000_t75" style="width:473pt;height:589.5pt" o:ole="">
            <v:imagedata r:id="rId8" o:title=""/>
          </v:shape>
          <o:OLEObject Type="Embed" ProgID="Visio.Drawing.15" ShapeID="_x0000_i1026" DrawAspect="Content" ObjectID="_1638259009" r:id="rId9"/>
        </w:object>
      </w:r>
    </w:p>
    <w:p w:rsidR="00485F21" w:rsidRPr="00B62D2D" w:rsidRDefault="00485F21" w:rsidP="00485F21">
      <w:pPr>
        <w:spacing w:after="0" w:line="240" w:lineRule="auto"/>
        <w:rPr>
          <w:lang w:val="ru-RU"/>
        </w:rPr>
      </w:pPr>
      <w:r>
        <w:rPr>
          <w:lang w:val="ru-RU"/>
        </w:rPr>
        <w:lastRenderedPageBreak/>
        <w:t>Описание потоков</w:t>
      </w:r>
      <w:r w:rsidRPr="00B62D2D">
        <w:rPr>
          <w:lang w:val="ru-RU"/>
        </w:rPr>
        <w:t>.</w:t>
      </w:r>
    </w:p>
    <w:p w:rsidR="00485F21" w:rsidRDefault="005D0FF4" w:rsidP="002B719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При выполнении каких либо действий в </w:t>
      </w:r>
      <w:r>
        <w:t>Web</w:t>
      </w:r>
      <w:r w:rsidRPr="005D0FF4">
        <w:rPr>
          <w:lang w:val="ru-RU"/>
        </w:rPr>
        <w:t>-</w:t>
      </w:r>
      <w:proofErr w:type="gramStart"/>
      <w:r>
        <w:rPr>
          <w:lang w:val="ru-RU"/>
        </w:rPr>
        <w:t xml:space="preserve">интерфейсе </w:t>
      </w:r>
      <w:r w:rsidRPr="005D0FF4">
        <w:rPr>
          <w:lang w:val="ru-RU"/>
        </w:rPr>
        <w:t xml:space="preserve"> </w:t>
      </w:r>
      <w:r>
        <w:t>IBS</w:t>
      </w:r>
      <w:proofErr w:type="gramEnd"/>
      <w:r>
        <w:rPr>
          <w:lang w:val="ru-RU"/>
        </w:rPr>
        <w:t xml:space="preserve"> происходит обращение к пакетам </w:t>
      </w:r>
      <w:r>
        <w:t>JUI</w:t>
      </w:r>
      <w:r w:rsidRPr="005D0FF4">
        <w:rPr>
          <w:lang w:val="ru-RU"/>
        </w:rPr>
        <w:t xml:space="preserve">* </w:t>
      </w:r>
      <w:r>
        <w:rPr>
          <w:lang w:val="ru-RU"/>
        </w:rPr>
        <w:t xml:space="preserve">и </w:t>
      </w:r>
      <w:r>
        <w:t>OP</w:t>
      </w:r>
      <w:r w:rsidRPr="005D0FF4">
        <w:rPr>
          <w:lang w:val="ru-RU"/>
        </w:rPr>
        <w:t xml:space="preserve">*. </w:t>
      </w:r>
    </w:p>
    <w:p w:rsidR="002B719C" w:rsidRPr="00485F21" w:rsidRDefault="005D0FF4" w:rsidP="002B719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В процессе своей работы эти пакеты обращаются к функциям и процедурам библиотеки </w:t>
      </w:r>
      <w:r>
        <w:t>API</w:t>
      </w:r>
      <w:r w:rsidRPr="005D0FF4">
        <w:rPr>
          <w:lang w:val="ru-RU"/>
        </w:rPr>
        <w:t xml:space="preserve">*. </w:t>
      </w:r>
      <w:r>
        <w:rPr>
          <w:lang w:val="ru-RU"/>
        </w:rPr>
        <w:t xml:space="preserve">Например, для работы со счетами есть пакет </w:t>
      </w:r>
      <w:r>
        <w:t>API</w:t>
      </w:r>
      <w:r w:rsidRPr="005D0FF4">
        <w:rPr>
          <w:lang w:val="ru-RU"/>
        </w:rPr>
        <w:t>_</w:t>
      </w:r>
      <w:r>
        <w:t>ACCOUNT</w:t>
      </w:r>
      <w:r w:rsidRPr="005D0FF4">
        <w:rPr>
          <w:lang w:val="ru-RU"/>
        </w:rPr>
        <w:t xml:space="preserve">, </w:t>
      </w:r>
      <w:r>
        <w:rPr>
          <w:lang w:val="ru-RU"/>
        </w:rPr>
        <w:t xml:space="preserve">в нем есть набор процедур для работы со счетами, такие как </w:t>
      </w:r>
      <w:r>
        <w:t>create</w:t>
      </w:r>
      <w:r w:rsidRPr="005D0FF4">
        <w:rPr>
          <w:lang w:val="ru-RU"/>
        </w:rPr>
        <w:t>_</w:t>
      </w:r>
      <w:r>
        <w:t>account</w:t>
      </w:r>
      <w:r w:rsidRPr="005D0FF4">
        <w:rPr>
          <w:lang w:val="ru-RU"/>
        </w:rPr>
        <w:t xml:space="preserve">, </w:t>
      </w:r>
      <w:r>
        <w:t>close</w:t>
      </w:r>
      <w:r w:rsidRPr="005D0FF4">
        <w:rPr>
          <w:lang w:val="ru-RU"/>
        </w:rPr>
        <w:t>_</w:t>
      </w:r>
      <w:r>
        <w:t>account</w:t>
      </w:r>
      <w:r w:rsidRPr="005D0FF4">
        <w:rPr>
          <w:lang w:val="ru-RU"/>
        </w:rPr>
        <w:t xml:space="preserve">, </w:t>
      </w:r>
      <w:r>
        <w:t>account</w:t>
      </w:r>
      <w:r w:rsidRPr="005D0FF4">
        <w:rPr>
          <w:lang w:val="ru-RU"/>
        </w:rPr>
        <w:t>_</w:t>
      </w:r>
      <w:r>
        <w:t>arrests</w:t>
      </w:r>
      <w:r w:rsidRPr="005D0FF4">
        <w:rPr>
          <w:lang w:val="ru-RU"/>
        </w:rPr>
        <w:t xml:space="preserve"> </w:t>
      </w:r>
      <w:r w:rsidR="002B719C">
        <w:rPr>
          <w:lang w:val="ru-RU"/>
        </w:rPr>
        <w:t xml:space="preserve">и ряд других. Аналогичные функции есть для работы с другими видами сущностей.  </w:t>
      </w:r>
      <w:r w:rsidR="002B719C">
        <w:t>API</w:t>
      </w:r>
      <w:r w:rsidR="002B719C">
        <w:rPr>
          <w:lang w:val="ru-RU"/>
        </w:rPr>
        <w:t>_</w:t>
      </w:r>
      <w:r w:rsidR="002B719C">
        <w:t>SUBJECT</w:t>
      </w:r>
      <w:r w:rsidR="002B719C" w:rsidRPr="002B719C">
        <w:rPr>
          <w:lang w:val="ru-RU"/>
        </w:rPr>
        <w:t xml:space="preserve">.* для работы с клиентами, </w:t>
      </w:r>
      <w:r w:rsidR="002B719C">
        <w:t>API</w:t>
      </w:r>
      <w:r w:rsidR="002B719C">
        <w:rPr>
          <w:lang w:val="ru-RU"/>
        </w:rPr>
        <w:t>_</w:t>
      </w:r>
      <w:r w:rsidR="002B719C">
        <w:t>DOCUMENT</w:t>
      </w:r>
      <w:r w:rsidR="002B719C" w:rsidRPr="002B719C">
        <w:rPr>
          <w:lang w:val="ru-RU"/>
        </w:rPr>
        <w:t xml:space="preserve">.* для работы с </w:t>
      </w:r>
      <w:r w:rsidR="002B719C">
        <w:rPr>
          <w:lang w:val="ru-RU"/>
        </w:rPr>
        <w:t>проводками и т.д.</w:t>
      </w:r>
      <w:r w:rsidR="002B719C" w:rsidRPr="002B719C">
        <w:rPr>
          <w:lang w:val="ru-RU"/>
        </w:rPr>
        <w:t xml:space="preserve"> </w:t>
      </w:r>
    </w:p>
    <w:p w:rsidR="005D0FF4" w:rsidRPr="002B719C" w:rsidRDefault="002B719C" w:rsidP="002B719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Процедуры из </w:t>
      </w:r>
      <w:r>
        <w:t>API</w:t>
      </w:r>
      <w:r w:rsidRPr="002B719C">
        <w:rPr>
          <w:lang w:val="ru-RU"/>
        </w:rPr>
        <w:t>-</w:t>
      </w:r>
      <w:r>
        <w:rPr>
          <w:lang w:val="ru-RU"/>
        </w:rPr>
        <w:t xml:space="preserve">пакетов производят запись в таблицы </w:t>
      </w:r>
      <w:r>
        <w:t>IBS</w:t>
      </w:r>
      <w:r w:rsidRPr="002B719C">
        <w:rPr>
          <w:lang w:val="ru-RU"/>
        </w:rPr>
        <w:t>.</w:t>
      </w:r>
    </w:p>
    <w:p w:rsidR="002B719C" w:rsidRDefault="002B719C" w:rsidP="002B719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Также, процедуры из </w:t>
      </w:r>
      <w:r>
        <w:t>API</w:t>
      </w:r>
      <w:r w:rsidRPr="002B719C">
        <w:rPr>
          <w:lang w:val="ru-RU"/>
        </w:rPr>
        <w:t>-</w:t>
      </w:r>
      <w:r>
        <w:rPr>
          <w:lang w:val="ru-RU"/>
        </w:rPr>
        <w:t xml:space="preserve">пакетов добавляют записи в таблицу так называемых «транзакций» </w:t>
      </w:r>
      <w:r>
        <w:t>IBS</w:t>
      </w:r>
      <w:r w:rsidRPr="002B719C">
        <w:rPr>
          <w:lang w:val="ru-RU"/>
        </w:rPr>
        <w:t>.</w:t>
      </w:r>
      <w:r>
        <w:t>IBS</w:t>
      </w:r>
      <w:r w:rsidRPr="002B719C">
        <w:rPr>
          <w:lang w:val="ru-RU"/>
        </w:rPr>
        <w:t>_</w:t>
      </w:r>
      <w:r>
        <w:t>GATE</w:t>
      </w:r>
      <w:r w:rsidRPr="002B719C">
        <w:rPr>
          <w:lang w:val="ru-RU"/>
        </w:rPr>
        <w:t>.</w:t>
      </w:r>
      <w:r>
        <w:t>gate</w:t>
      </w:r>
      <w:r w:rsidRPr="002B719C">
        <w:rPr>
          <w:lang w:val="ru-RU"/>
        </w:rPr>
        <w:t>_</w:t>
      </w:r>
      <w:r>
        <w:t>transaction</w:t>
      </w:r>
      <w:r w:rsidRPr="002B719C">
        <w:rPr>
          <w:lang w:val="ru-RU"/>
        </w:rPr>
        <w:t xml:space="preserve">. </w:t>
      </w:r>
      <w:r>
        <w:rPr>
          <w:lang w:val="ru-RU"/>
        </w:rPr>
        <w:t>Под тра</w:t>
      </w:r>
      <w:r w:rsidR="00071DF4">
        <w:rPr>
          <w:lang w:val="ru-RU"/>
        </w:rPr>
        <w:t>н</w:t>
      </w:r>
      <w:r>
        <w:rPr>
          <w:lang w:val="ru-RU"/>
        </w:rPr>
        <w:t xml:space="preserve">закцией в данном случае понимается некое событие, которое нужно позже обработать для того, чтобы это событие было отражено </w:t>
      </w:r>
      <w:proofErr w:type="gramStart"/>
      <w:r>
        <w:rPr>
          <w:lang w:val="ru-RU"/>
        </w:rPr>
        <w:t xml:space="preserve">в </w:t>
      </w:r>
      <w:r w:rsidRPr="002B719C">
        <w:rPr>
          <w:lang w:val="ru-RU"/>
        </w:rPr>
        <w:t xml:space="preserve"> </w:t>
      </w:r>
      <w:r>
        <w:t>RS</w:t>
      </w:r>
      <w:proofErr w:type="gramEnd"/>
      <w:r w:rsidRPr="002B719C">
        <w:rPr>
          <w:lang w:val="ru-RU"/>
        </w:rPr>
        <w:t>-</w:t>
      </w:r>
      <w:r>
        <w:t>Bank</w:t>
      </w:r>
      <w:r w:rsidRPr="002B719C">
        <w:rPr>
          <w:lang w:val="ru-RU"/>
        </w:rPr>
        <w:t xml:space="preserve"> </w:t>
      </w:r>
      <w:r>
        <w:t>v</w:t>
      </w:r>
      <w:r w:rsidRPr="002B719C">
        <w:rPr>
          <w:lang w:val="ru-RU"/>
        </w:rPr>
        <w:t xml:space="preserve">5.1. </w:t>
      </w:r>
      <w:r>
        <w:rPr>
          <w:lang w:val="ru-RU"/>
        </w:rPr>
        <w:t xml:space="preserve">Далее будем называть это событиями, а таблицу </w:t>
      </w:r>
      <w:r>
        <w:t>gate</w:t>
      </w:r>
      <w:r w:rsidRPr="002B719C">
        <w:rPr>
          <w:lang w:val="ru-RU"/>
        </w:rPr>
        <w:t>_</w:t>
      </w:r>
      <w:r>
        <w:t>transaction</w:t>
      </w:r>
      <w:r>
        <w:rPr>
          <w:lang w:val="ru-RU"/>
        </w:rPr>
        <w:t xml:space="preserve"> – журналом событий.</w:t>
      </w:r>
    </w:p>
    <w:p w:rsidR="002B719C" w:rsidRDefault="002B719C" w:rsidP="002B719C">
      <w:pPr>
        <w:spacing w:after="0" w:line="240" w:lineRule="auto"/>
        <w:ind w:left="720"/>
        <w:jc w:val="both"/>
        <w:rPr>
          <w:lang w:val="ru-RU"/>
        </w:rPr>
      </w:pPr>
      <w:r>
        <w:rPr>
          <w:lang w:val="ru-RU"/>
        </w:rPr>
        <w:t xml:space="preserve">Следует отметить, что запись события в журнал событий и отражение операций </w:t>
      </w:r>
      <w:r>
        <w:t>IBS</w:t>
      </w:r>
      <w:r>
        <w:rPr>
          <w:lang w:val="ru-RU"/>
        </w:rPr>
        <w:t xml:space="preserve"> в</w:t>
      </w:r>
      <w:r w:rsidRPr="002B719C">
        <w:rPr>
          <w:lang w:val="ru-RU"/>
        </w:rPr>
        <w:t xml:space="preserve"> </w:t>
      </w:r>
      <w:r>
        <w:rPr>
          <w:lang w:val="ru-RU"/>
        </w:rPr>
        <w:t xml:space="preserve">таблицах </w:t>
      </w:r>
      <w:r>
        <w:t>IBS</w:t>
      </w:r>
      <w:r>
        <w:rPr>
          <w:lang w:val="ru-RU"/>
        </w:rPr>
        <w:t xml:space="preserve"> происходят в одной транза</w:t>
      </w:r>
      <w:r w:rsidR="00071DF4">
        <w:rPr>
          <w:lang w:val="ru-RU"/>
        </w:rPr>
        <w:t>к</w:t>
      </w:r>
      <w:r>
        <w:rPr>
          <w:lang w:val="ru-RU"/>
        </w:rPr>
        <w:t xml:space="preserve">ции. Транзакционный </w:t>
      </w:r>
      <w:proofErr w:type="gramStart"/>
      <w:r>
        <w:rPr>
          <w:lang w:val="ru-RU"/>
        </w:rPr>
        <w:t>механизм  реализован</w:t>
      </w:r>
      <w:proofErr w:type="gramEnd"/>
      <w:r>
        <w:rPr>
          <w:lang w:val="ru-RU"/>
        </w:rPr>
        <w:t xml:space="preserve"> в </w:t>
      </w:r>
      <w:r>
        <w:t>Java</w:t>
      </w:r>
      <w:r w:rsidRPr="002B719C">
        <w:rPr>
          <w:lang w:val="ru-RU"/>
        </w:rPr>
        <w:t>-</w:t>
      </w:r>
      <w:r>
        <w:rPr>
          <w:lang w:val="ru-RU"/>
        </w:rPr>
        <w:t>коде.</w:t>
      </w:r>
    </w:p>
    <w:p w:rsidR="002B719C" w:rsidRDefault="002B719C" w:rsidP="002B719C">
      <w:pPr>
        <w:spacing w:after="0" w:line="240" w:lineRule="auto"/>
        <w:ind w:left="720"/>
        <w:jc w:val="both"/>
        <w:rPr>
          <w:lang w:val="ru-RU"/>
        </w:rPr>
      </w:pPr>
      <w:r>
        <w:rPr>
          <w:lang w:val="ru-RU"/>
        </w:rPr>
        <w:t xml:space="preserve">Каждое событие связано с </w:t>
      </w:r>
      <w:r w:rsidR="00947100">
        <w:rPr>
          <w:lang w:val="ru-RU"/>
        </w:rPr>
        <w:t xml:space="preserve">операцией </w:t>
      </w:r>
      <w:r w:rsidR="00A9010B">
        <w:rPr>
          <w:lang w:val="ru-RU"/>
        </w:rPr>
        <w:t xml:space="preserve">определенного типа, перечень типов </w:t>
      </w:r>
      <w:r w:rsidR="00947100">
        <w:rPr>
          <w:lang w:val="ru-RU"/>
        </w:rPr>
        <w:t xml:space="preserve">операций </w:t>
      </w:r>
      <w:r w:rsidR="00A9010B">
        <w:rPr>
          <w:lang w:val="ru-RU"/>
        </w:rPr>
        <w:t xml:space="preserve">приведен в </w:t>
      </w:r>
      <w:r w:rsidR="00A9010B" w:rsidRPr="00873983">
        <w:rPr>
          <w:lang w:val="ru-RU"/>
        </w:rPr>
        <w:t xml:space="preserve">приложении </w:t>
      </w:r>
      <w:r w:rsidR="00356F85">
        <w:rPr>
          <w:lang w:val="ru-RU"/>
        </w:rPr>
        <w:t>1</w:t>
      </w:r>
      <w:r w:rsidR="00A9010B">
        <w:rPr>
          <w:lang w:val="ru-RU"/>
        </w:rPr>
        <w:t xml:space="preserve"> к документу. События тоже бывают разных типов – «создание», «изменение», «откат».</w:t>
      </w:r>
    </w:p>
    <w:p w:rsidR="00A9010B" w:rsidRDefault="00A9010B" w:rsidP="002B719C">
      <w:pPr>
        <w:spacing w:after="0" w:line="240" w:lineRule="auto"/>
        <w:ind w:left="720"/>
        <w:jc w:val="both"/>
        <w:rPr>
          <w:lang w:val="ru-RU"/>
        </w:rPr>
      </w:pPr>
      <w:r>
        <w:rPr>
          <w:lang w:val="ru-RU"/>
        </w:rPr>
        <w:t xml:space="preserve">Для вставки нового события в журнал событий используется функция </w:t>
      </w:r>
      <w:r>
        <w:t>IBS</w:t>
      </w:r>
      <w:r w:rsidRPr="002B719C">
        <w:rPr>
          <w:lang w:val="ru-RU"/>
        </w:rPr>
        <w:t>.</w:t>
      </w:r>
      <w:r>
        <w:t>IBS</w:t>
      </w:r>
      <w:r w:rsidRPr="002B719C">
        <w:rPr>
          <w:lang w:val="ru-RU"/>
        </w:rPr>
        <w:t>_</w:t>
      </w:r>
      <w:r>
        <w:t>GATE</w:t>
      </w:r>
      <w:r w:rsidRPr="002B719C">
        <w:rPr>
          <w:lang w:val="ru-RU"/>
        </w:rPr>
        <w:t>.</w:t>
      </w:r>
      <w:r>
        <w:t>API</w:t>
      </w:r>
      <w:r w:rsidRPr="00A9010B">
        <w:rPr>
          <w:lang w:val="ru-RU"/>
        </w:rPr>
        <w:t>_</w:t>
      </w:r>
      <w:r>
        <w:t>GATE</w:t>
      </w:r>
      <w:r w:rsidRPr="00A9010B">
        <w:rPr>
          <w:lang w:val="ru-RU"/>
        </w:rPr>
        <w:t>.</w:t>
      </w:r>
      <w:r>
        <w:t>transaction</w:t>
      </w:r>
      <w:r w:rsidRPr="00A9010B">
        <w:rPr>
          <w:lang w:val="ru-RU"/>
        </w:rPr>
        <w:t>_</w:t>
      </w:r>
      <w:r>
        <w:t>new</w:t>
      </w:r>
      <w:r w:rsidRPr="00A9010B">
        <w:rPr>
          <w:lang w:val="ru-RU"/>
        </w:rPr>
        <w:t>.</w:t>
      </w:r>
    </w:p>
    <w:p w:rsidR="002B719C" w:rsidRDefault="00071DF4" w:rsidP="002B719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Анализ кода показал, что при работе пакетов </w:t>
      </w:r>
      <w:r>
        <w:t>JUI</w:t>
      </w:r>
      <w:r w:rsidRPr="00071DF4">
        <w:rPr>
          <w:lang w:val="ru-RU"/>
        </w:rPr>
        <w:t xml:space="preserve">* </w:t>
      </w:r>
      <w:r>
        <w:rPr>
          <w:lang w:val="ru-RU"/>
        </w:rPr>
        <w:t>не всегда используется</w:t>
      </w:r>
      <w:r w:rsidRPr="00071DF4">
        <w:rPr>
          <w:lang w:val="ru-RU"/>
        </w:rPr>
        <w:t xml:space="preserve"> </w:t>
      </w:r>
      <w:r>
        <w:rPr>
          <w:lang w:val="ru-RU"/>
        </w:rPr>
        <w:t xml:space="preserve">библиотека функций из </w:t>
      </w:r>
      <w:r>
        <w:t>API</w:t>
      </w:r>
      <w:r w:rsidRPr="00071DF4">
        <w:rPr>
          <w:lang w:val="ru-RU"/>
        </w:rPr>
        <w:t>-</w:t>
      </w:r>
      <w:r>
        <w:rPr>
          <w:lang w:val="ru-RU"/>
        </w:rPr>
        <w:t xml:space="preserve">пакетов. В ряде случаев запись событий в журнал событий происходит непосредственно из кода </w:t>
      </w:r>
      <w:r>
        <w:t>JUI</w:t>
      </w:r>
      <w:r>
        <w:rPr>
          <w:lang w:val="ru-RU"/>
        </w:rPr>
        <w:t>-пакетов.</w:t>
      </w:r>
    </w:p>
    <w:p w:rsidR="00071DF4" w:rsidRDefault="00071DF4" w:rsidP="002B719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См. пункт 4.</w:t>
      </w:r>
    </w:p>
    <w:p w:rsidR="00071DF4" w:rsidRDefault="00071DF4" w:rsidP="002B719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t>IBS</w:t>
      </w:r>
      <w:r w:rsidRPr="00071DF4">
        <w:rPr>
          <w:lang w:val="ru-RU"/>
        </w:rPr>
        <w:t>_</w:t>
      </w:r>
      <w:r>
        <w:t>GATE</w:t>
      </w:r>
      <w:r w:rsidRPr="00071DF4">
        <w:rPr>
          <w:lang w:val="ru-RU"/>
        </w:rPr>
        <w:t xml:space="preserve">24 </w:t>
      </w:r>
      <w:r>
        <w:rPr>
          <w:lang w:val="ru-RU"/>
        </w:rPr>
        <w:t xml:space="preserve">это </w:t>
      </w:r>
      <w:r>
        <w:t>Java</w:t>
      </w:r>
      <w:r w:rsidRPr="00071DF4">
        <w:rPr>
          <w:lang w:val="ru-RU"/>
        </w:rPr>
        <w:t>-</w:t>
      </w:r>
      <w:r>
        <w:rPr>
          <w:lang w:val="ru-RU"/>
        </w:rPr>
        <w:t xml:space="preserve">приложение, которое каждые несколько секунд проверяет наличие необработанных событий из таблицы </w:t>
      </w:r>
      <w:r>
        <w:t>IBS</w:t>
      </w:r>
      <w:r w:rsidRPr="002B719C">
        <w:rPr>
          <w:lang w:val="ru-RU"/>
        </w:rPr>
        <w:t>.</w:t>
      </w:r>
      <w:r>
        <w:t>IBS</w:t>
      </w:r>
      <w:r w:rsidRPr="002B719C">
        <w:rPr>
          <w:lang w:val="ru-RU"/>
        </w:rPr>
        <w:t>_</w:t>
      </w:r>
      <w:r>
        <w:t>GATE</w:t>
      </w:r>
      <w:r w:rsidRPr="002B719C">
        <w:rPr>
          <w:lang w:val="ru-RU"/>
        </w:rPr>
        <w:t>.</w:t>
      </w:r>
      <w:r>
        <w:t>gate</w:t>
      </w:r>
      <w:r w:rsidRPr="002B719C">
        <w:rPr>
          <w:lang w:val="ru-RU"/>
        </w:rPr>
        <w:t>_</w:t>
      </w:r>
      <w:r>
        <w:t>transaction</w:t>
      </w:r>
      <w:r>
        <w:rPr>
          <w:lang w:val="ru-RU"/>
        </w:rPr>
        <w:t xml:space="preserve"> и при обнаружении таковых</w:t>
      </w:r>
      <w:r w:rsidR="008553FF">
        <w:rPr>
          <w:lang w:val="ru-RU"/>
        </w:rPr>
        <w:t xml:space="preserve"> производит их обработку с помощ</w:t>
      </w:r>
      <w:r>
        <w:rPr>
          <w:lang w:val="ru-RU"/>
        </w:rPr>
        <w:t xml:space="preserve">ью функции </w:t>
      </w:r>
      <w:r w:rsidR="008553FF">
        <w:t>IBS</w:t>
      </w:r>
      <w:r w:rsidR="008553FF" w:rsidRPr="002B719C">
        <w:rPr>
          <w:lang w:val="ru-RU"/>
        </w:rPr>
        <w:t>.</w:t>
      </w:r>
      <w:r w:rsidR="008553FF">
        <w:t>IBS</w:t>
      </w:r>
      <w:r w:rsidR="008553FF" w:rsidRPr="002B719C">
        <w:rPr>
          <w:lang w:val="ru-RU"/>
        </w:rPr>
        <w:t>_</w:t>
      </w:r>
      <w:r w:rsidR="008553FF">
        <w:t>GATE</w:t>
      </w:r>
      <w:r w:rsidR="008553FF" w:rsidRPr="002B719C">
        <w:rPr>
          <w:lang w:val="ru-RU"/>
        </w:rPr>
        <w:t>.</w:t>
      </w:r>
      <w:r w:rsidR="008553FF">
        <w:t>API</w:t>
      </w:r>
      <w:r w:rsidR="008553FF" w:rsidRPr="00A9010B">
        <w:rPr>
          <w:lang w:val="ru-RU"/>
        </w:rPr>
        <w:t>_</w:t>
      </w:r>
      <w:r w:rsidR="008553FF">
        <w:t>GATE</w:t>
      </w:r>
      <w:r w:rsidR="008553FF" w:rsidRPr="00A9010B">
        <w:rPr>
          <w:lang w:val="ru-RU"/>
        </w:rPr>
        <w:t>.</w:t>
      </w:r>
      <w:r w:rsidR="008553FF">
        <w:t>transaction</w:t>
      </w:r>
      <w:r w:rsidR="008553FF" w:rsidRPr="00A9010B">
        <w:rPr>
          <w:lang w:val="ru-RU"/>
        </w:rPr>
        <w:t>_</w:t>
      </w:r>
      <w:r w:rsidR="008553FF">
        <w:t>process</w:t>
      </w:r>
      <w:r w:rsidR="008553FF" w:rsidRPr="00A9010B">
        <w:rPr>
          <w:lang w:val="ru-RU"/>
        </w:rPr>
        <w:t>.</w:t>
      </w:r>
    </w:p>
    <w:p w:rsidR="008553FF" w:rsidRDefault="008553FF" w:rsidP="002B719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В процессе своей работы, процедура </w:t>
      </w:r>
      <w:r>
        <w:t>IBS</w:t>
      </w:r>
      <w:r w:rsidRPr="002B719C">
        <w:rPr>
          <w:lang w:val="ru-RU"/>
        </w:rPr>
        <w:t>.</w:t>
      </w:r>
      <w:r>
        <w:t>IBS</w:t>
      </w:r>
      <w:r w:rsidRPr="002B719C">
        <w:rPr>
          <w:lang w:val="ru-RU"/>
        </w:rPr>
        <w:t>_</w:t>
      </w:r>
      <w:r>
        <w:t>GATE</w:t>
      </w:r>
      <w:r w:rsidRPr="002B719C">
        <w:rPr>
          <w:lang w:val="ru-RU"/>
        </w:rPr>
        <w:t>.</w:t>
      </w:r>
      <w:r>
        <w:t>API</w:t>
      </w:r>
      <w:r w:rsidRPr="00A9010B">
        <w:rPr>
          <w:lang w:val="ru-RU"/>
        </w:rPr>
        <w:t>_</w:t>
      </w:r>
      <w:r>
        <w:t>GATE</w:t>
      </w:r>
      <w:r w:rsidRPr="00A9010B">
        <w:rPr>
          <w:lang w:val="ru-RU"/>
        </w:rPr>
        <w:t>.</w:t>
      </w:r>
      <w:r>
        <w:t>transaction</w:t>
      </w:r>
      <w:r w:rsidRPr="00A9010B">
        <w:rPr>
          <w:lang w:val="ru-RU"/>
        </w:rPr>
        <w:t>_</w:t>
      </w:r>
      <w:r>
        <w:t>process</w:t>
      </w:r>
      <w:r>
        <w:rPr>
          <w:lang w:val="ru-RU"/>
        </w:rPr>
        <w:t xml:space="preserve"> обращается к процедурам и функциям пакетов </w:t>
      </w:r>
      <w:r>
        <w:t>IBS</w:t>
      </w:r>
      <w:r w:rsidRPr="002B719C">
        <w:rPr>
          <w:lang w:val="ru-RU"/>
        </w:rPr>
        <w:t>.</w:t>
      </w:r>
      <w:r>
        <w:t>IBS</w:t>
      </w:r>
      <w:r w:rsidRPr="002B719C">
        <w:rPr>
          <w:lang w:val="ru-RU"/>
        </w:rPr>
        <w:t>_</w:t>
      </w:r>
      <w:r>
        <w:t>GATE</w:t>
      </w:r>
      <w:r w:rsidRPr="002B719C">
        <w:rPr>
          <w:lang w:val="ru-RU"/>
        </w:rPr>
        <w:t>.</w:t>
      </w:r>
      <w:r>
        <w:t>API</w:t>
      </w:r>
      <w:r w:rsidRPr="00A9010B">
        <w:rPr>
          <w:lang w:val="ru-RU"/>
        </w:rPr>
        <w:t>_</w:t>
      </w:r>
      <w:r>
        <w:t>GATE</w:t>
      </w:r>
      <w:r>
        <w:rPr>
          <w:lang w:val="ru-RU"/>
        </w:rPr>
        <w:t>*. Например, для того, чтобы обработать события, связанные со счетами</w:t>
      </w:r>
      <w:r w:rsidRPr="008553FF">
        <w:rPr>
          <w:lang w:val="ru-RU"/>
        </w:rPr>
        <w:t xml:space="preserve"> </w:t>
      </w:r>
      <w:r>
        <w:rPr>
          <w:lang w:val="ru-RU"/>
        </w:rPr>
        <w:t xml:space="preserve">или клиентами, обращение производится к пакету </w:t>
      </w:r>
      <w:r>
        <w:t>IBS</w:t>
      </w:r>
      <w:r w:rsidRPr="002B719C">
        <w:rPr>
          <w:lang w:val="ru-RU"/>
        </w:rPr>
        <w:t>.</w:t>
      </w:r>
      <w:r>
        <w:t>IBS</w:t>
      </w:r>
      <w:r w:rsidRPr="002B719C">
        <w:rPr>
          <w:lang w:val="ru-RU"/>
        </w:rPr>
        <w:t>_</w:t>
      </w:r>
      <w:r>
        <w:t>GATE</w:t>
      </w:r>
      <w:r w:rsidRPr="002B719C">
        <w:rPr>
          <w:lang w:val="ru-RU"/>
        </w:rPr>
        <w:t>.</w:t>
      </w:r>
      <w:r>
        <w:t>API</w:t>
      </w:r>
      <w:r w:rsidRPr="00A9010B">
        <w:rPr>
          <w:lang w:val="ru-RU"/>
        </w:rPr>
        <w:t>_</w:t>
      </w:r>
      <w:r>
        <w:t>GATE</w:t>
      </w:r>
      <w:r>
        <w:rPr>
          <w:lang w:val="ru-RU"/>
        </w:rPr>
        <w:t>_</w:t>
      </w:r>
      <w:r>
        <w:t>OBJECT</w:t>
      </w:r>
      <w:r>
        <w:rPr>
          <w:lang w:val="ru-RU"/>
        </w:rPr>
        <w:t xml:space="preserve">, в которой есть процедуры </w:t>
      </w:r>
      <w:r>
        <w:t>tr</w:t>
      </w:r>
      <w:r w:rsidRPr="008553FF">
        <w:rPr>
          <w:lang w:val="ru-RU"/>
        </w:rPr>
        <w:t>_</w:t>
      </w:r>
      <w:r>
        <w:t>account</w:t>
      </w:r>
      <w:r w:rsidRPr="008553FF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tr</w:t>
      </w:r>
      <w:r w:rsidRPr="008553FF">
        <w:rPr>
          <w:lang w:val="ru-RU"/>
        </w:rPr>
        <w:t>_</w:t>
      </w:r>
      <w:r>
        <w:t>subject</w:t>
      </w:r>
      <w:r w:rsidRPr="008553FF">
        <w:rPr>
          <w:lang w:val="ru-RU"/>
        </w:rPr>
        <w:t xml:space="preserve">. </w:t>
      </w:r>
      <w:r>
        <w:rPr>
          <w:lang w:val="ru-RU"/>
        </w:rPr>
        <w:t>Аналогичные процедуры реализованы и для других видов сущностей.</w:t>
      </w:r>
    </w:p>
    <w:p w:rsidR="008553FF" w:rsidRDefault="008553FF" w:rsidP="002B719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В результате работы </w:t>
      </w:r>
      <w:proofErr w:type="gramStart"/>
      <w:r>
        <w:rPr>
          <w:lang w:val="ru-RU"/>
        </w:rPr>
        <w:t xml:space="preserve">процедуры  </w:t>
      </w:r>
      <w:r>
        <w:t>IBS</w:t>
      </w:r>
      <w:r w:rsidRPr="002B719C">
        <w:rPr>
          <w:lang w:val="ru-RU"/>
        </w:rPr>
        <w:t>.</w:t>
      </w:r>
      <w:r>
        <w:t>IBS</w:t>
      </w:r>
      <w:r w:rsidRPr="002B719C">
        <w:rPr>
          <w:lang w:val="ru-RU"/>
        </w:rPr>
        <w:t>_</w:t>
      </w:r>
      <w:r>
        <w:t>GATE</w:t>
      </w:r>
      <w:r w:rsidRPr="002B719C">
        <w:rPr>
          <w:lang w:val="ru-RU"/>
        </w:rPr>
        <w:t>.</w:t>
      </w:r>
      <w:r>
        <w:t>API</w:t>
      </w:r>
      <w:proofErr w:type="gramEnd"/>
      <w:r w:rsidRPr="00A9010B">
        <w:rPr>
          <w:lang w:val="ru-RU"/>
        </w:rPr>
        <w:t>_</w:t>
      </w:r>
      <w:r>
        <w:t>GATE</w:t>
      </w:r>
      <w:r w:rsidRPr="00A9010B">
        <w:rPr>
          <w:lang w:val="ru-RU"/>
        </w:rPr>
        <w:t>.</w:t>
      </w:r>
      <w:r>
        <w:t>transaction</w:t>
      </w:r>
      <w:r w:rsidRPr="00A9010B">
        <w:rPr>
          <w:lang w:val="ru-RU"/>
        </w:rPr>
        <w:t>_</w:t>
      </w:r>
      <w:r>
        <w:t>process</w:t>
      </w:r>
      <w:r>
        <w:rPr>
          <w:lang w:val="ru-RU"/>
        </w:rPr>
        <w:t xml:space="preserve">, происходит заполнение таблиц шлюза </w:t>
      </w:r>
      <w:r>
        <w:t>IBS</w:t>
      </w:r>
      <w:r w:rsidRPr="008553FF">
        <w:rPr>
          <w:lang w:val="ru-RU"/>
        </w:rPr>
        <w:t xml:space="preserve"> – </w:t>
      </w:r>
      <w:r>
        <w:rPr>
          <w:lang w:val="ru-RU"/>
        </w:rPr>
        <w:t xml:space="preserve">это прообразы таблиц </w:t>
      </w:r>
      <w:r>
        <w:t>RS</w:t>
      </w:r>
      <w:r w:rsidRPr="008553FF">
        <w:rPr>
          <w:lang w:val="ru-RU"/>
        </w:rPr>
        <w:t>-</w:t>
      </w:r>
      <w:r>
        <w:t>Bank</w:t>
      </w:r>
      <w:r w:rsidRPr="008553FF">
        <w:rPr>
          <w:lang w:val="ru-RU"/>
        </w:rPr>
        <w:t xml:space="preserve"> </w:t>
      </w:r>
      <w:r>
        <w:t>v</w:t>
      </w:r>
      <w:r w:rsidRPr="008553FF">
        <w:rPr>
          <w:lang w:val="ru-RU"/>
        </w:rPr>
        <w:t xml:space="preserve">5.1. </w:t>
      </w:r>
      <w:r>
        <w:rPr>
          <w:lang w:val="ru-RU"/>
        </w:rPr>
        <w:t xml:space="preserve">По </w:t>
      </w:r>
      <w:proofErr w:type="gramStart"/>
      <w:r>
        <w:rPr>
          <w:lang w:val="ru-RU"/>
        </w:rPr>
        <w:t>сути,  вся</w:t>
      </w:r>
      <w:proofErr w:type="gramEnd"/>
      <w:r>
        <w:rPr>
          <w:lang w:val="ru-RU"/>
        </w:rPr>
        <w:t xml:space="preserve"> логика преобразования таблиц </w:t>
      </w:r>
      <w:r>
        <w:t>IBS</w:t>
      </w:r>
      <w:r w:rsidRPr="008553FF">
        <w:rPr>
          <w:lang w:val="ru-RU"/>
        </w:rPr>
        <w:t xml:space="preserve"> </w:t>
      </w:r>
      <w:r>
        <w:rPr>
          <w:lang w:val="ru-RU"/>
        </w:rPr>
        <w:t xml:space="preserve">в таблицы </w:t>
      </w:r>
      <w:r>
        <w:t>RS</w:t>
      </w:r>
      <w:r w:rsidRPr="008553FF">
        <w:rPr>
          <w:lang w:val="ru-RU"/>
        </w:rPr>
        <w:t>-</w:t>
      </w:r>
      <w:r>
        <w:t>Bank</w:t>
      </w:r>
      <w:r w:rsidRPr="008553FF">
        <w:rPr>
          <w:lang w:val="ru-RU"/>
        </w:rPr>
        <w:t xml:space="preserve"> </w:t>
      </w:r>
      <w:r>
        <w:t>v</w:t>
      </w:r>
      <w:r w:rsidRPr="008553FF">
        <w:rPr>
          <w:lang w:val="ru-RU"/>
        </w:rPr>
        <w:t>5.1.</w:t>
      </w:r>
      <w:r>
        <w:rPr>
          <w:lang w:val="ru-RU"/>
        </w:rPr>
        <w:t xml:space="preserve"> происходит в процедурах </w:t>
      </w:r>
      <w:r>
        <w:t>tr</w:t>
      </w:r>
      <w:r w:rsidRPr="008553FF">
        <w:rPr>
          <w:lang w:val="ru-RU"/>
        </w:rPr>
        <w:t xml:space="preserve">_*** </w:t>
      </w:r>
      <w:r>
        <w:rPr>
          <w:lang w:val="ru-RU"/>
        </w:rPr>
        <w:t xml:space="preserve">пакетов </w:t>
      </w:r>
      <w:r>
        <w:t>IBS</w:t>
      </w:r>
      <w:r w:rsidRPr="002B719C">
        <w:rPr>
          <w:lang w:val="ru-RU"/>
        </w:rPr>
        <w:t>.</w:t>
      </w:r>
      <w:r>
        <w:t>IBS</w:t>
      </w:r>
      <w:r w:rsidRPr="002B719C">
        <w:rPr>
          <w:lang w:val="ru-RU"/>
        </w:rPr>
        <w:t>_</w:t>
      </w:r>
      <w:r>
        <w:t>GATE</w:t>
      </w:r>
      <w:r w:rsidRPr="002B719C">
        <w:rPr>
          <w:lang w:val="ru-RU"/>
        </w:rPr>
        <w:t>.</w:t>
      </w:r>
      <w:r>
        <w:t>API</w:t>
      </w:r>
      <w:r w:rsidRPr="00A9010B">
        <w:rPr>
          <w:lang w:val="ru-RU"/>
        </w:rPr>
        <w:t>_</w:t>
      </w:r>
      <w:r>
        <w:t>GATE</w:t>
      </w:r>
      <w:r>
        <w:rPr>
          <w:lang w:val="ru-RU"/>
        </w:rPr>
        <w:t>*.</w:t>
      </w:r>
    </w:p>
    <w:p w:rsidR="00947100" w:rsidRPr="00947100" w:rsidRDefault="00947100" w:rsidP="00947100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Перечень таблиц шлюза </w:t>
      </w:r>
      <w:r>
        <w:t>IBS</w:t>
      </w:r>
      <w:r>
        <w:rPr>
          <w:lang w:val="ru-RU"/>
        </w:rPr>
        <w:t xml:space="preserve"> приведен в приложении </w:t>
      </w:r>
      <w:r w:rsidR="00356F85">
        <w:rPr>
          <w:lang w:val="ru-RU"/>
        </w:rPr>
        <w:t>2</w:t>
      </w:r>
      <w:r>
        <w:rPr>
          <w:lang w:val="ru-RU"/>
        </w:rPr>
        <w:t xml:space="preserve"> документа. </w:t>
      </w:r>
    </w:p>
    <w:p w:rsidR="008553FF" w:rsidRDefault="008553FF" w:rsidP="002B719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 Кроме перечисленных в пунктах 7-8-9 функций, </w:t>
      </w:r>
      <w:r>
        <w:t>Java</w:t>
      </w:r>
      <w:r w:rsidRPr="00071DF4">
        <w:rPr>
          <w:lang w:val="ru-RU"/>
        </w:rPr>
        <w:t>-</w:t>
      </w:r>
      <w:r>
        <w:rPr>
          <w:lang w:val="ru-RU"/>
        </w:rPr>
        <w:t xml:space="preserve">приложение </w:t>
      </w:r>
      <w:r>
        <w:t>IBS</w:t>
      </w:r>
      <w:r w:rsidRPr="00071DF4">
        <w:rPr>
          <w:lang w:val="ru-RU"/>
        </w:rPr>
        <w:t>_</w:t>
      </w:r>
      <w:r>
        <w:t>GATE</w:t>
      </w:r>
      <w:r w:rsidRPr="00071DF4">
        <w:rPr>
          <w:lang w:val="ru-RU"/>
        </w:rPr>
        <w:t xml:space="preserve">24 </w:t>
      </w:r>
      <w:r>
        <w:rPr>
          <w:lang w:val="ru-RU"/>
        </w:rPr>
        <w:t xml:space="preserve">также производит </w:t>
      </w:r>
      <w:r w:rsidR="007A6055">
        <w:rPr>
          <w:lang w:val="ru-RU"/>
        </w:rPr>
        <w:t xml:space="preserve">копирование содержимого таблиц шлюза </w:t>
      </w:r>
      <w:r w:rsidR="007A6055">
        <w:t>IBS</w:t>
      </w:r>
      <w:r w:rsidR="007A6055" w:rsidRPr="007A6055">
        <w:rPr>
          <w:lang w:val="ru-RU"/>
        </w:rPr>
        <w:t xml:space="preserve"> </w:t>
      </w:r>
      <w:r w:rsidR="007A6055">
        <w:rPr>
          <w:lang w:val="ru-RU"/>
        </w:rPr>
        <w:t xml:space="preserve">в соответствующие таблицы шлюза </w:t>
      </w:r>
      <w:r w:rsidR="007A6055">
        <w:t>RS</w:t>
      </w:r>
      <w:r w:rsidR="007A6055" w:rsidRPr="007A6055">
        <w:rPr>
          <w:lang w:val="ru-RU"/>
        </w:rPr>
        <w:t>-</w:t>
      </w:r>
      <w:r w:rsidR="007A6055">
        <w:t>Bank</w:t>
      </w:r>
      <w:r w:rsidR="007A6055">
        <w:rPr>
          <w:lang w:val="ru-RU"/>
        </w:rPr>
        <w:t xml:space="preserve"> 5.1, развернутые в СУБД </w:t>
      </w:r>
      <w:r w:rsidR="007A6055">
        <w:t>Pervasive</w:t>
      </w:r>
      <w:r w:rsidR="007A6055" w:rsidRPr="007A6055">
        <w:rPr>
          <w:lang w:val="ru-RU"/>
        </w:rPr>
        <w:t>.</w:t>
      </w:r>
      <w:r w:rsidR="007A6055">
        <w:rPr>
          <w:lang w:val="ru-RU"/>
        </w:rPr>
        <w:t xml:space="preserve"> </w:t>
      </w:r>
    </w:p>
    <w:p w:rsidR="007A6055" w:rsidRPr="00485F21" w:rsidRDefault="007A6055" w:rsidP="002B719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На стороне </w:t>
      </w:r>
      <w:r>
        <w:t>RS</w:t>
      </w:r>
      <w:r w:rsidRPr="007A6055">
        <w:rPr>
          <w:lang w:val="ru-RU"/>
        </w:rPr>
        <w:t>-</w:t>
      </w:r>
      <w:r>
        <w:t>Bank</w:t>
      </w:r>
      <w:r w:rsidRPr="007A6055">
        <w:rPr>
          <w:lang w:val="ru-RU"/>
        </w:rPr>
        <w:t xml:space="preserve"> </w:t>
      </w:r>
      <w:r>
        <w:t>v</w:t>
      </w:r>
      <w:r w:rsidRPr="007A6055">
        <w:rPr>
          <w:lang w:val="ru-RU"/>
        </w:rPr>
        <w:t xml:space="preserve">.5.1 </w:t>
      </w:r>
      <w:r>
        <w:rPr>
          <w:lang w:val="ru-RU"/>
        </w:rPr>
        <w:t xml:space="preserve">в циклическом режиме работает макрос, который проверяет поступившие записи в таблицах шлюза </w:t>
      </w:r>
      <w:r>
        <w:t>RS</w:t>
      </w:r>
      <w:r w:rsidRPr="007A6055">
        <w:rPr>
          <w:lang w:val="ru-RU"/>
        </w:rPr>
        <w:t>-</w:t>
      </w:r>
      <w:r>
        <w:t>Bank</w:t>
      </w:r>
      <w:r>
        <w:rPr>
          <w:lang w:val="ru-RU"/>
        </w:rPr>
        <w:t xml:space="preserve"> 5.1 и обрабатывает их, отражая изменения в таблицах </w:t>
      </w:r>
      <w:r>
        <w:t>RS</w:t>
      </w:r>
      <w:r w:rsidRPr="007A6055">
        <w:rPr>
          <w:lang w:val="ru-RU"/>
        </w:rPr>
        <w:t>-</w:t>
      </w:r>
      <w:r>
        <w:t>Bank</w:t>
      </w:r>
      <w:r>
        <w:rPr>
          <w:lang w:val="ru-RU"/>
        </w:rPr>
        <w:t xml:space="preserve"> 5.1. Период цикличности также составляет несколько секунд. </w:t>
      </w:r>
    </w:p>
    <w:p w:rsidR="007B7E47" w:rsidRDefault="007A6055" w:rsidP="007A605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 Не все операции, произведенные на стороне </w:t>
      </w:r>
      <w:r>
        <w:t>IBS</w:t>
      </w:r>
      <w:r>
        <w:rPr>
          <w:lang w:val="ru-RU"/>
        </w:rPr>
        <w:t>,</w:t>
      </w:r>
      <w:r w:rsidRPr="007A6055">
        <w:rPr>
          <w:lang w:val="ru-RU"/>
        </w:rPr>
        <w:t xml:space="preserve"> </w:t>
      </w:r>
      <w:r>
        <w:rPr>
          <w:lang w:val="ru-RU"/>
        </w:rPr>
        <w:t xml:space="preserve">проходят через таблицу событий </w:t>
      </w:r>
      <w:r>
        <w:t>IBS</w:t>
      </w:r>
      <w:r w:rsidRPr="002B719C">
        <w:rPr>
          <w:lang w:val="ru-RU"/>
        </w:rPr>
        <w:t>.</w:t>
      </w:r>
      <w:r>
        <w:t>IBS</w:t>
      </w:r>
      <w:r w:rsidRPr="002B719C">
        <w:rPr>
          <w:lang w:val="ru-RU"/>
        </w:rPr>
        <w:t>_</w:t>
      </w:r>
      <w:r>
        <w:t>GATE</w:t>
      </w:r>
      <w:r w:rsidRPr="002B719C">
        <w:rPr>
          <w:lang w:val="ru-RU"/>
        </w:rPr>
        <w:t>.</w:t>
      </w:r>
      <w:r>
        <w:t>gate</w:t>
      </w:r>
      <w:r w:rsidRPr="002B719C">
        <w:rPr>
          <w:lang w:val="ru-RU"/>
        </w:rPr>
        <w:t>_</w:t>
      </w:r>
      <w:r>
        <w:t>transaction</w:t>
      </w:r>
      <w:r>
        <w:rPr>
          <w:lang w:val="ru-RU"/>
        </w:rPr>
        <w:t xml:space="preserve">. В целях оптимизации производительности часть пакетных операций, произведенных на стороне </w:t>
      </w:r>
      <w:r>
        <w:t>IBS</w:t>
      </w:r>
      <w:r>
        <w:rPr>
          <w:lang w:val="ru-RU"/>
        </w:rPr>
        <w:t xml:space="preserve">, результатом которых является некоторое количество проводок, реплицируются в RS-Bank 5.1 по другому принципу, в так называемом </w:t>
      </w:r>
      <w:r>
        <w:t>batch</w:t>
      </w:r>
      <w:r w:rsidRPr="007A6055">
        <w:rPr>
          <w:lang w:val="ru-RU"/>
        </w:rPr>
        <w:t>-</w:t>
      </w:r>
      <w:r>
        <w:rPr>
          <w:lang w:val="ru-RU"/>
        </w:rPr>
        <w:t xml:space="preserve">режиме. </w:t>
      </w:r>
    </w:p>
    <w:p w:rsidR="007A6055" w:rsidRDefault="007B7E47" w:rsidP="007B7E47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Перечень пакетных операций, выполняемых на стороне </w:t>
      </w:r>
      <w:r>
        <w:t>IBS</w:t>
      </w:r>
      <w:r w:rsidRPr="007B7E47">
        <w:rPr>
          <w:lang w:val="ru-RU"/>
        </w:rPr>
        <w:t xml:space="preserve"> </w:t>
      </w:r>
      <w:r>
        <w:rPr>
          <w:lang w:val="ru-RU"/>
        </w:rPr>
        <w:t xml:space="preserve">на примере одного операционного дня с указанием количества созданных проводок приведен в приложении </w:t>
      </w:r>
      <w:r w:rsidR="00356F85">
        <w:rPr>
          <w:lang w:val="ru-RU"/>
        </w:rPr>
        <w:t>3</w:t>
      </w:r>
      <w:r>
        <w:rPr>
          <w:lang w:val="ru-RU"/>
        </w:rPr>
        <w:t xml:space="preserve"> документа. В этом же приложении указан перечень различных видов пакетных операций с пояснениями. </w:t>
      </w:r>
    </w:p>
    <w:p w:rsidR="00777719" w:rsidRPr="00777719" w:rsidRDefault="00777719" w:rsidP="00777719">
      <w:pPr>
        <w:pStyle w:val="ListParagraph"/>
        <w:spacing w:after="0" w:line="240" w:lineRule="auto"/>
        <w:jc w:val="both"/>
        <w:rPr>
          <w:lang w:val="ru-RU"/>
        </w:rPr>
      </w:pPr>
      <w:r>
        <w:t>Java</w:t>
      </w:r>
      <w:r w:rsidRPr="00777719">
        <w:rPr>
          <w:lang w:val="ru-RU"/>
        </w:rPr>
        <w:t>-</w:t>
      </w:r>
      <w:r>
        <w:rPr>
          <w:lang w:val="ru-RU"/>
        </w:rPr>
        <w:t xml:space="preserve">приложение, производящее такую операцию, в процессе своей работы вызывает процедуру </w:t>
      </w:r>
      <w:r>
        <w:t>IBS</w:t>
      </w:r>
      <w:r w:rsidRPr="002B719C">
        <w:rPr>
          <w:lang w:val="ru-RU"/>
        </w:rPr>
        <w:t>.</w:t>
      </w:r>
      <w:r>
        <w:t>IBS</w:t>
      </w:r>
      <w:r w:rsidRPr="002B719C">
        <w:rPr>
          <w:lang w:val="ru-RU"/>
        </w:rPr>
        <w:t>_</w:t>
      </w:r>
      <w:r>
        <w:t>GATE</w:t>
      </w:r>
      <w:r w:rsidRPr="002B719C">
        <w:rPr>
          <w:lang w:val="ru-RU"/>
        </w:rPr>
        <w:t>.</w:t>
      </w:r>
      <w:r>
        <w:t>API</w:t>
      </w:r>
      <w:r w:rsidRPr="00A9010B">
        <w:rPr>
          <w:lang w:val="ru-RU"/>
        </w:rPr>
        <w:t>_</w:t>
      </w:r>
      <w:r>
        <w:t>GATE</w:t>
      </w:r>
      <w:r>
        <w:rPr>
          <w:lang w:val="ru-RU"/>
        </w:rPr>
        <w:t>_</w:t>
      </w:r>
      <w:r>
        <w:t>BATCH</w:t>
      </w:r>
      <w:r w:rsidRPr="00A9010B">
        <w:rPr>
          <w:lang w:val="ru-RU"/>
        </w:rPr>
        <w:t>.</w:t>
      </w:r>
      <w:r>
        <w:t>upload</w:t>
      </w:r>
      <w:r w:rsidRPr="00A9010B">
        <w:rPr>
          <w:lang w:val="ru-RU"/>
        </w:rPr>
        <w:t>_</w:t>
      </w:r>
      <w:r>
        <w:t>document</w:t>
      </w:r>
      <w:r w:rsidRPr="00777719">
        <w:rPr>
          <w:lang w:val="ru-RU"/>
        </w:rPr>
        <w:t xml:space="preserve"> </w:t>
      </w:r>
      <w:r>
        <w:rPr>
          <w:lang w:val="ru-RU"/>
        </w:rPr>
        <w:t xml:space="preserve">для репликации проводок в </w:t>
      </w:r>
      <w:r>
        <w:t>RS</w:t>
      </w:r>
      <w:r w:rsidRPr="00777719">
        <w:rPr>
          <w:lang w:val="ru-RU"/>
        </w:rPr>
        <w:t>-</w:t>
      </w:r>
      <w:r>
        <w:t>Bank</w:t>
      </w:r>
      <w:r w:rsidRPr="00777719">
        <w:rPr>
          <w:lang w:val="ru-RU"/>
        </w:rPr>
        <w:t xml:space="preserve"> 5.1.</w:t>
      </w:r>
    </w:p>
    <w:p w:rsidR="007A6055" w:rsidRDefault="00777719" w:rsidP="007A605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 w:rsidRPr="00777719">
        <w:rPr>
          <w:lang w:val="ru-RU"/>
        </w:rPr>
        <w:t xml:space="preserve"> </w:t>
      </w:r>
      <w:r>
        <w:rPr>
          <w:lang w:val="ru-RU"/>
        </w:rPr>
        <w:t xml:space="preserve">В результате своей работы, процедура </w:t>
      </w:r>
      <w:r>
        <w:t>IBS</w:t>
      </w:r>
      <w:r w:rsidRPr="002B719C">
        <w:rPr>
          <w:lang w:val="ru-RU"/>
        </w:rPr>
        <w:t>.</w:t>
      </w:r>
      <w:r>
        <w:t>IBS</w:t>
      </w:r>
      <w:r w:rsidRPr="002B719C">
        <w:rPr>
          <w:lang w:val="ru-RU"/>
        </w:rPr>
        <w:t>_</w:t>
      </w:r>
      <w:r>
        <w:t>GATE</w:t>
      </w:r>
      <w:r w:rsidRPr="002B719C">
        <w:rPr>
          <w:lang w:val="ru-RU"/>
        </w:rPr>
        <w:t>.</w:t>
      </w:r>
      <w:r>
        <w:t>API</w:t>
      </w:r>
      <w:r w:rsidRPr="00A9010B">
        <w:rPr>
          <w:lang w:val="ru-RU"/>
        </w:rPr>
        <w:t>_</w:t>
      </w:r>
      <w:r>
        <w:t>GATE</w:t>
      </w:r>
      <w:r>
        <w:rPr>
          <w:lang w:val="ru-RU"/>
        </w:rPr>
        <w:t>_</w:t>
      </w:r>
      <w:r>
        <w:t>BATCH</w:t>
      </w:r>
      <w:r w:rsidRPr="00A9010B">
        <w:rPr>
          <w:lang w:val="ru-RU"/>
        </w:rPr>
        <w:t>.</w:t>
      </w:r>
      <w:r>
        <w:t>upload</w:t>
      </w:r>
      <w:r w:rsidRPr="00A9010B">
        <w:rPr>
          <w:lang w:val="ru-RU"/>
        </w:rPr>
        <w:t>_</w:t>
      </w:r>
      <w:r>
        <w:t>document</w:t>
      </w:r>
      <w:r>
        <w:rPr>
          <w:lang w:val="ru-RU"/>
        </w:rPr>
        <w:t xml:space="preserve"> заполняет специальные таблицы проводок, которые называют «массовым шлюзом».</w:t>
      </w:r>
    </w:p>
    <w:p w:rsidR="00777719" w:rsidRDefault="00777719" w:rsidP="0077771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 На стороне </w:t>
      </w:r>
      <w:r>
        <w:t>RS</w:t>
      </w:r>
      <w:r w:rsidRPr="007A6055">
        <w:rPr>
          <w:lang w:val="ru-RU"/>
        </w:rPr>
        <w:t>-</w:t>
      </w:r>
      <w:r>
        <w:t>Bank</w:t>
      </w:r>
      <w:r w:rsidRPr="007A6055">
        <w:rPr>
          <w:lang w:val="ru-RU"/>
        </w:rPr>
        <w:t xml:space="preserve"> </w:t>
      </w:r>
      <w:r>
        <w:t>v</w:t>
      </w:r>
      <w:r w:rsidRPr="007A6055">
        <w:rPr>
          <w:lang w:val="ru-RU"/>
        </w:rPr>
        <w:t xml:space="preserve">.5.1 </w:t>
      </w:r>
      <w:r>
        <w:rPr>
          <w:lang w:val="ru-RU"/>
        </w:rPr>
        <w:t xml:space="preserve">в циклическом режиме работает макрос, который проверяет поступившие записи в таблицы «массового шлюза» и обрабатывает их, отражая изменения в таблицах </w:t>
      </w:r>
      <w:r>
        <w:t>RS</w:t>
      </w:r>
      <w:r w:rsidRPr="007A6055">
        <w:rPr>
          <w:lang w:val="ru-RU"/>
        </w:rPr>
        <w:t>-</w:t>
      </w:r>
      <w:r>
        <w:t>Bank</w:t>
      </w:r>
      <w:r>
        <w:rPr>
          <w:lang w:val="ru-RU"/>
        </w:rPr>
        <w:t xml:space="preserve"> 5.1. Период цикличности составляет несколько секунд. Следует отметить, что макрос, работающий на </w:t>
      </w:r>
      <w:r>
        <w:rPr>
          <w:lang w:val="ru-RU"/>
        </w:rPr>
        <w:lastRenderedPageBreak/>
        <w:t xml:space="preserve">стороне </w:t>
      </w:r>
      <w:r>
        <w:t>RS</w:t>
      </w:r>
      <w:r w:rsidRPr="007A6055">
        <w:rPr>
          <w:lang w:val="ru-RU"/>
        </w:rPr>
        <w:t>-</w:t>
      </w:r>
      <w:r>
        <w:t>Bank</w:t>
      </w:r>
      <w:r>
        <w:rPr>
          <w:lang w:val="ru-RU"/>
        </w:rPr>
        <w:t xml:space="preserve"> 5.1. производит чтение таблиц из СУБД </w:t>
      </w:r>
      <w:r>
        <w:t>Oracle</w:t>
      </w:r>
      <w:r w:rsidRPr="00777719">
        <w:rPr>
          <w:lang w:val="ru-RU"/>
        </w:rPr>
        <w:t xml:space="preserve"> </w:t>
      </w:r>
      <w:r>
        <w:rPr>
          <w:lang w:val="ru-RU"/>
        </w:rPr>
        <w:t>напрямую, что сокращает время всего цикла репликации</w:t>
      </w:r>
      <w:r w:rsidRPr="00777719">
        <w:rPr>
          <w:lang w:val="ru-RU"/>
        </w:rPr>
        <w:t>.</w:t>
      </w:r>
    </w:p>
    <w:p w:rsidR="00777719" w:rsidRDefault="00777719" w:rsidP="00777719">
      <w:pPr>
        <w:pStyle w:val="ListParagraph"/>
        <w:spacing w:after="0" w:line="240" w:lineRule="auto"/>
        <w:jc w:val="both"/>
        <w:rPr>
          <w:lang w:val="ru-RU"/>
        </w:rPr>
      </w:pPr>
    </w:p>
    <w:p w:rsidR="000558D0" w:rsidRPr="000558D0" w:rsidRDefault="000558D0" w:rsidP="002B719C">
      <w:pPr>
        <w:spacing w:after="0" w:line="240" w:lineRule="auto"/>
        <w:jc w:val="both"/>
        <w:rPr>
          <w:lang w:val="ru-RU"/>
        </w:rPr>
      </w:pPr>
    </w:p>
    <w:p w:rsidR="00D52756" w:rsidRDefault="00D52756" w:rsidP="00D52756">
      <w:pPr>
        <w:spacing w:after="0" w:line="240" w:lineRule="auto"/>
        <w:jc w:val="both"/>
        <w:rPr>
          <w:b/>
          <w:u w:val="single"/>
          <w:lang w:val="ru-RU"/>
        </w:rPr>
      </w:pPr>
      <w:r w:rsidRPr="00485F21">
        <w:rPr>
          <w:b/>
          <w:u w:val="single"/>
          <w:lang w:val="ru-RU"/>
        </w:rPr>
        <w:t xml:space="preserve">Архитектурная схема репликации из </w:t>
      </w:r>
      <w:r w:rsidRPr="00485F21">
        <w:rPr>
          <w:b/>
          <w:u w:val="single"/>
        </w:rPr>
        <w:t>RS</w:t>
      </w:r>
      <w:r w:rsidRPr="00485F21">
        <w:rPr>
          <w:b/>
          <w:u w:val="single"/>
          <w:lang w:val="ru-RU"/>
        </w:rPr>
        <w:t>-</w:t>
      </w:r>
      <w:r w:rsidRPr="00485F21">
        <w:rPr>
          <w:b/>
          <w:u w:val="single"/>
        </w:rPr>
        <w:t>Bank</w:t>
      </w:r>
      <w:r w:rsidRPr="00485F21">
        <w:rPr>
          <w:b/>
          <w:u w:val="single"/>
          <w:lang w:val="ru-RU"/>
        </w:rPr>
        <w:t xml:space="preserve"> </w:t>
      </w:r>
      <w:r w:rsidRPr="00485F21">
        <w:rPr>
          <w:b/>
          <w:u w:val="single"/>
        </w:rPr>
        <w:t>v</w:t>
      </w:r>
      <w:r w:rsidRPr="00485F21">
        <w:rPr>
          <w:b/>
          <w:u w:val="single"/>
          <w:lang w:val="ru-RU"/>
        </w:rPr>
        <w:t>.5.1 в</w:t>
      </w:r>
      <w:r>
        <w:rPr>
          <w:b/>
          <w:u w:val="single"/>
          <w:lang w:val="ru-RU"/>
        </w:rPr>
        <w:t xml:space="preserve"> </w:t>
      </w:r>
      <w:r w:rsidRPr="00485F21">
        <w:rPr>
          <w:b/>
          <w:u w:val="single"/>
        </w:rPr>
        <w:t>IBS</w:t>
      </w:r>
      <w:r w:rsidRPr="00485F21">
        <w:rPr>
          <w:b/>
          <w:u w:val="single"/>
          <w:lang w:val="ru-RU"/>
        </w:rPr>
        <w:t>.</w:t>
      </w:r>
    </w:p>
    <w:p w:rsidR="00412DB0" w:rsidRPr="00485F21" w:rsidRDefault="00412DB0" w:rsidP="00D52756">
      <w:pPr>
        <w:spacing w:after="0" w:line="240" w:lineRule="auto"/>
        <w:jc w:val="both"/>
        <w:rPr>
          <w:b/>
          <w:u w:val="single"/>
          <w:lang w:val="ru-RU"/>
        </w:rPr>
      </w:pPr>
    </w:p>
    <w:p w:rsidR="003700D5" w:rsidRDefault="003700D5" w:rsidP="00461A02">
      <w:pPr>
        <w:spacing w:after="0" w:line="240" w:lineRule="auto"/>
        <w:rPr>
          <w:lang w:val="ru-RU"/>
        </w:rPr>
      </w:pPr>
      <w:r>
        <w:object w:dxaOrig="11100" w:dyaOrig="6780">
          <v:shape id="_x0000_i1027" type="#_x0000_t75" style="width:522.5pt;height:319pt" o:ole="">
            <v:imagedata r:id="rId10" o:title=""/>
          </v:shape>
          <o:OLEObject Type="Embed" ProgID="Visio.Drawing.15" ShapeID="_x0000_i1027" DrawAspect="Content" ObjectID="_1638259010" r:id="rId11"/>
        </w:object>
      </w:r>
    </w:p>
    <w:p w:rsidR="0050697A" w:rsidRDefault="0050697A" w:rsidP="00461A02">
      <w:pPr>
        <w:spacing w:after="0" w:line="240" w:lineRule="auto"/>
        <w:rPr>
          <w:lang w:val="ru-RU"/>
        </w:rPr>
      </w:pPr>
    </w:p>
    <w:p w:rsidR="00D52756" w:rsidRDefault="00D52756" w:rsidP="00D52756">
      <w:pPr>
        <w:spacing w:after="0" w:line="240" w:lineRule="auto"/>
      </w:pPr>
      <w:r>
        <w:rPr>
          <w:lang w:val="ru-RU"/>
        </w:rPr>
        <w:t>Описание потоков</w:t>
      </w:r>
      <w:r>
        <w:t>.</w:t>
      </w:r>
    </w:p>
    <w:p w:rsidR="00CE6597" w:rsidRDefault="00CE6597" w:rsidP="00CE659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В процессе закрытия дня в боевом РС-Банк 5.1, </w:t>
      </w:r>
      <w:r>
        <w:t>dbt</w:t>
      </w:r>
      <w:r w:rsidRPr="00873236">
        <w:rPr>
          <w:lang w:val="ru-RU"/>
        </w:rPr>
        <w:t xml:space="preserve"> </w:t>
      </w:r>
      <w:r>
        <w:rPr>
          <w:lang w:val="ru-RU"/>
        </w:rPr>
        <w:t xml:space="preserve">файлы, которые конвертируются в </w:t>
      </w:r>
      <w:r>
        <w:t>IBS</w:t>
      </w:r>
      <w:r>
        <w:rPr>
          <w:lang w:val="ru-RU"/>
        </w:rPr>
        <w:t xml:space="preserve">, копируются на отдельный сервер под управлением </w:t>
      </w:r>
      <w:r>
        <w:t>Windows</w:t>
      </w:r>
      <w:r w:rsidRPr="005A4E21">
        <w:rPr>
          <w:lang w:val="ru-RU"/>
        </w:rPr>
        <w:t xml:space="preserve"> (</w:t>
      </w:r>
      <w:r>
        <w:t>ETL</w:t>
      </w:r>
      <w:r w:rsidRPr="005A4E21">
        <w:rPr>
          <w:lang w:val="ru-RU"/>
        </w:rPr>
        <w:t>-</w:t>
      </w:r>
      <w:r>
        <w:rPr>
          <w:lang w:val="ru-RU"/>
        </w:rPr>
        <w:t xml:space="preserve">сервер), на котором развернута копия </w:t>
      </w:r>
      <w:r>
        <w:t>RS</w:t>
      </w:r>
      <w:r w:rsidRPr="00CE6597">
        <w:rPr>
          <w:lang w:val="ru-RU"/>
        </w:rPr>
        <w:t>-</w:t>
      </w:r>
      <w:r>
        <w:t>Bank</w:t>
      </w:r>
      <w:r w:rsidRPr="00CE6597">
        <w:rPr>
          <w:lang w:val="ru-RU"/>
        </w:rPr>
        <w:t xml:space="preserve"> </w:t>
      </w:r>
      <w:r>
        <w:rPr>
          <w:lang w:val="ru-RU"/>
        </w:rPr>
        <w:t>5.1.</w:t>
      </w:r>
    </w:p>
    <w:p w:rsidR="00D52756" w:rsidRDefault="00CE6597" w:rsidP="00CE6597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После копирования, на этой копии </w:t>
      </w:r>
      <w:r>
        <w:t>RS</w:t>
      </w:r>
      <w:r w:rsidRPr="00CE6597">
        <w:rPr>
          <w:lang w:val="ru-RU"/>
        </w:rPr>
        <w:t>-</w:t>
      </w:r>
      <w:r>
        <w:t>Bank</w:t>
      </w:r>
      <w:r w:rsidRPr="00CE6597">
        <w:rPr>
          <w:lang w:val="ru-RU"/>
        </w:rPr>
        <w:t xml:space="preserve"> </w:t>
      </w:r>
      <w:r>
        <w:rPr>
          <w:lang w:val="ru-RU"/>
        </w:rPr>
        <w:t>5.1.</w:t>
      </w:r>
      <w:r w:rsidR="000912F0">
        <w:rPr>
          <w:lang w:val="ru-RU"/>
        </w:rPr>
        <w:t xml:space="preserve"> запускается макрос, которы</w:t>
      </w:r>
      <w:r w:rsidR="005A4E21">
        <w:rPr>
          <w:lang w:val="ru-RU"/>
        </w:rPr>
        <w:t>й</w:t>
      </w:r>
      <w:r w:rsidR="000912F0">
        <w:rPr>
          <w:lang w:val="ru-RU"/>
        </w:rPr>
        <w:t xml:space="preserve"> формирует набор таблиц в текстовом формате (таблицы </w:t>
      </w:r>
      <w:r w:rsidR="005A4E21">
        <w:rPr>
          <w:lang w:val="ru-RU"/>
        </w:rPr>
        <w:t>«</w:t>
      </w:r>
      <w:r w:rsidR="000912F0">
        <w:rPr>
          <w:lang w:val="ru-RU"/>
        </w:rPr>
        <w:t xml:space="preserve">шлюза </w:t>
      </w:r>
      <w:r w:rsidR="000912F0">
        <w:t>RS</w:t>
      </w:r>
      <w:r w:rsidR="005A4E21">
        <w:rPr>
          <w:lang w:val="ru-RU"/>
        </w:rPr>
        <w:t>»</w:t>
      </w:r>
      <w:r w:rsidR="000912F0" w:rsidRPr="000912F0">
        <w:rPr>
          <w:lang w:val="ru-RU"/>
        </w:rPr>
        <w:t>)</w:t>
      </w:r>
      <w:r w:rsidR="000912F0">
        <w:rPr>
          <w:lang w:val="ru-RU"/>
        </w:rPr>
        <w:t>.</w:t>
      </w:r>
      <w:r w:rsidR="005A4E21" w:rsidRPr="005A4E21">
        <w:rPr>
          <w:lang w:val="ru-RU"/>
        </w:rPr>
        <w:t xml:space="preserve"> </w:t>
      </w:r>
      <w:r w:rsidR="000912F0">
        <w:rPr>
          <w:lang w:val="ru-RU"/>
        </w:rPr>
        <w:t xml:space="preserve">Эти таблицы по структуре являются прообразами таблиц </w:t>
      </w:r>
      <w:r w:rsidR="000912F0">
        <w:t>RS</w:t>
      </w:r>
      <w:r w:rsidR="000912F0" w:rsidRPr="000912F0">
        <w:rPr>
          <w:lang w:val="ru-RU"/>
        </w:rPr>
        <w:t>-</w:t>
      </w:r>
      <w:r w:rsidR="000912F0">
        <w:t>Bank</w:t>
      </w:r>
      <w:r w:rsidR="000912F0" w:rsidRPr="000912F0">
        <w:rPr>
          <w:lang w:val="ru-RU"/>
        </w:rPr>
        <w:t xml:space="preserve"> 5.1</w:t>
      </w:r>
      <w:r w:rsidR="000912F0" w:rsidRPr="005D0FF4">
        <w:rPr>
          <w:lang w:val="ru-RU"/>
        </w:rPr>
        <w:t>.</w:t>
      </w:r>
      <w:r w:rsidR="005A4E21">
        <w:rPr>
          <w:lang w:val="ru-RU"/>
        </w:rPr>
        <w:t xml:space="preserve"> Процедура эта занимает около </w:t>
      </w:r>
      <w:proofErr w:type="gramStart"/>
      <w:r w:rsidR="00742BE0" w:rsidRPr="00994A35">
        <w:rPr>
          <w:lang w:val="ru-RU"/>
        </w:rPr>
        <w:t xml:space="preserve">40 </w:t>
      </w:r>
      <w:r w:rsidR="00742BE0">
        <w:rPr>
          <w:lang w:val="ru-RU"/>
        </w:rPr>
        <w:t xml:space="preserve"> минут</w:t>
      </w:r>
      <w:proofErr w:type="gramEnd"/>
      <w:r w:rsidR="005A4E21">
        <w:rPr>
          <w:lang w:val="ru-RU"/>
        </w:rPr>
        <w:t>.</w:t>
      </w:r>
    </w:p>
    <w:p w:rsidR="005A4E21" w:rsidRDefault="005A4E21" w:rsidP="00AF15E1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Этот же макрос следом запускает на </w:t>
      </w:r>
      <w:r>
        <w:t>ETL</w:t>
      </w:r>
      <w:r w:rsidRPr="005A4E21">
        <w:rPr>
          <w:lang w:val="ru-RU"/>
        </w:rPr>
        <w:t>-</w:t>
      </w:r>
      <w:r>
        <w:rPr>
          <w:lang w:val="ru-RU"/>
        </w:rPr>
        <w:t>сервере</w:t>
      </w:r>
      <w:r w:rsidR="00624343">
        <w:rPr>
          <w:lang w:val="ru-RU"/>
        </w:rPr>
        <w:t xml:space="preserve"> командный </w:t>
      </w:r>
      <w:r>
        <w:rPr>
          <w:lang w:val="ru-RU"/>
        </w:rPr>
        <w:t>файл</w:t>
      </w:r>
      <w:r w:rsidR="00AF15E1">
        <w:rPr>
          <w:lang w:val="ru-RU"/>
        </w:rPr>
        <w:t xml:space="preserve"> </w:t>
      </w:r>
      <w:proofErr w:type="gramStart"/>
      <w:r w:rsidR="00AF15E1">
        <w:t>All</w:t>
      </w:r>
      <w:r w:rsidR="00AF15E1" w:rsidRPr="00AF15E1">
        <w:rPr>
          <w:lang w:val="ru-RU"/>
        </w:rPr>
        <w:t>.</w:t>
      </w:r>
      <w:r w:rsidR="00AF15E1">
        <w:t>bat</w:t>
      </w:r>
      <w:r w:rsidR="00947100" w:rsidRPr="00947100">
        <w:rPr>
          <w:lang w:val="ru-RU"/>
        </w:rPr>
        <w:t xml:space="preserve"> </w:t>
      </w:r>
      <w:r>
        <w:rPr>
          <w:lang w:val="ru-RU"/>
        </w:rPr>
        <w:t>,</w:t>
      </w:r>
      <w:proofErr w:type="gramEnd"/>
      <w:r>
        <w:rPr>
          <w:lang w:val="ru-RU"/>
        </w:rPr>
        <w:t xml:space="preserve"> который последовательно выполняет ряд действий</w:t>
      </w:r>
      <w:r w:rsidRPr="005A4E21">
        <w:rPr>
          <w:lang w:val="ru-RU"/>
        </w:rPr>
        <w:t>:</w:t>
      </w:r>
    </w:p>
    <w:p w:rsidR="00AF15E1" w:rsidRDefault="00AF15E1" w:rsidP="00AF15E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Выполняется из </w:t>
      </w:r>
      <w:r w:rsidR="00624343">
        <w:t>All</w:t>
      </w:r>
      <w:r w:rsidR="00624343" w:rsidRPr="00AF15E1">
        <w:rPr>
          <w:lang w:val="ru-RU"/>
        </w:rPr>
        <w:t>.</w:t>
      </w:r>
      <w:r w:rsidR="00624343">
        <w:t>bat</w:t>
      </w:r>
      <w:r>
        <w:rPr>
          <w:lang w:val="ru-RU"/>
        </w:rPr>
        <w:t xml:space="preserve">. </w:t>
      </w:r>
      <w:r w:rsidR="005A4E21" w:rsidRPr="00AF15E1">
        <w:rPr>
          <w:lang w:val="ru-RU"/>
        </w:rPr>
        <w:t xml:space="preserve">С помощью утилиты </w:t>
      </w:r>
      <w:r w:rsidR="005A4E21">
        <w:t>sql</w:t>
      </w:r>
      <w:r w:rsidR="005A4E21" w:rsidRPr="00AF15E1">
        <w:rPr>
          <w:lang w:val="ru-RU"/>
        </w:rPr>
        <w:t>_</w:t>
      </w:r>
      <w:r w:rsidR="005A4E21">
        <w:t>loader</w:t>
      </w:r>
      <w:r w:rsidR="005A4E21" w:rsidRPr="00AF15E1">
        <w:rPr>
          <w:lang w:val="ru-RU"/>
        </w:rPr>
        <w:t xml:space="preserve"> загружает содержимое </w:t>
      </w:r>
      <w:r w:rsidR="00497D63">
        <w:t>txt</w:t>
      </w:r>
      <w:r w:rsidR="00497D63" w:rsidRPr="00AF15E1">
        <w:rPr>
          <w:lang w:val="ru-RU"/>
        </w:rPr>
        <w:t>-</w:t>
      </w:r>
      <w:r w:rsidR="005A4E21" w:rsidRPr="00AF15E1">
        <w:rPr>
          <w:lang w:val="ru-RU"/>
        </w:rPr>
        <w:t>таблиц</w:t>
      </w:r>
      <w:r w:rsidR="00497D63" w:rsidRPr="00AF15E1">
        <w:rPr>
          <w:lang w:val="ru-RU"/>
        </w:rPr>
        <w:t xml:space="preserve"> «шлюза </w:t>
      </w:r>
      <w:r w:rsidR="00497D63">
        <w:t>RS</w:t>
      </w:r>
      <w:r w:rsidR="00497D63" w:rsidRPr="00AF15E1">
        <w:rPr>
          <w:lang w:val="ru-RU"/>
        </w:rPr>
        <w:t xml:space="preserve">» в </w:t>
      </w:r>
      <w:r w:rsidR="00497D63">
        <w:t>oracle</w:t>
      </w:r>
      <w:r w:rsidR="00497D63" w:rsidRPr="00AF15E1">
        <w:rPr>
          <w:lang w:val="ru-RU"/>
        </w:rPr>
        <w:t xml:space="preserve">-таблицы «шлюза </w:t>
      </w:r>
      <w:r w:rsidR="00497D63">
        <w:t>IBS</w:t>
      </w:r>
      <w:r w:rsidR="00497D63" w:rsidRPr="00AF15E1">
        <w:rPr>
          <w:lang w:val="ru-RU"/>
        </w:rPr>
        <w:t xml:space="preserve">», которые по структуре являются прообразами таблиц </w:t>
      </w:r>
      <w:r w:rsidR="00497D63">
        <w:t>RS</w:t>
      </w:r>
      <w:r w:rsidR="00497D63" w:rsidRPr="00AF15E1">
        <w:rPr>
          <w:lang w:val="ru-RU"/>
        </w:rPr>
        <w:t>-</w:t>
      </w:r>
      <w:r w:rsidR="00497D63">
        <w:t>Bank</w:t>
      </w:r>
      <w:r w:rsidR="00497D63" w:rsidRPr="00AF15E1">
        <w:rPr>
          <w:lang w:val="ru-RU"/>
        </w:rPr>
        <w:t xml:space="preserve"> 5.1. Таблицы «шлюза </w:t>
      </w:r>
      <w:r w:rsidR="00497D63">
        <w:t>IBS</w:t>
      </w:r>
      <w:r w:rsidR="00497D63" w:rsidRPr="00AF15E1">
        <w:rPr>
          <w:lang w:val="ru-RU"/>
        </w:rPr>
        <w:t xml:space="preserve">» развернуты в схеме </w:t>
      </w:r>
      <w:r w:rsidR="00497D63">
        <w:t>IBS</w:t>
      </w:r>
      <w:r w:rsidR="00497D63" w:rsidRPr="00AF15E1">
        <w:rPr>
          <w:lang w:val="ru-RU"/>
        </w:rPr>
        <w:t>.</w:t>
      </w:r>
      <w:r w:rsidR="00742BE0">
        <w:t>DWMAIN</w:t>
      </w:r>
      <w:r w:rsidR="00497D63" w:rsidRPr="00AF15E1">
        <w:rPr>
          <w:lang w:val="ru-RU"/>
        </w:rPr>
        <w:t xml:space="preserve">. </w:t>
      </w:r>
    </w:p>
    <w:p w:rsidR="00947100" w:rsidRPr="00947100" w:rsidRDefault="00947100" w:rsidP="00947100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Перечень таблиц шлюза </w:t>
      </w:r>
      <w:r>
        <w:t>IBS</w:t>
      </w:r>
      <w:r>
        <w:rPr>
          <w:lang w:val="ru-RU"/>
        </w:rPr>
        <w:t xml:space="preserve"> приведен в приложении 4 документа.</w:t>
      </w:r>
    </w:p>
    <w:p w:rsidR="00AF15E1" w:rsidRDefault="00AF15E1" w:rsidP="00AF15E1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t>Этот поток выполняется около 3х часов.</w:t>
      </w:r>
    </w:p>
    <w:p w:rsidR="00AF15E1" w:rsidRDefault="00AF15E1" w:rsidP="00AF15E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AF15E1">
        <w:rPr>
          <w:lang w:val="ru-RU"/>
        </w:rPr>
        <w:t xml:space="preserve">Выполняется из </w:t>
      </w:r>
      <w:r w:rsidR="00624343">
        <w:t>All</w:t>
      </w:r>
      <w:r w:rsidR="00624343" w:rsidRPr="00AF15E1">
        <w:rPr>
          <w:lang w:val="ru-RU"/>
        </w:rPr>
        <w:t>.</w:t>
      </w:r>
      <w:r w:rsidR="00624343">
        <w:t>bat</w:t>
      </w:r>
      <w:r w:rsidRPr="00AF15E1">
        <w:rPr>
          <w:lang w:val="ru-RU"/>
        </w:rPr>
        <w:t xml:space="preserve">. </w:t>
      </w:r>
      <w:r>
        <w:rPr>
          <w:lang w:val="ru-RU"/>
        </w:rPr>
        <w:t xml:space="preserve"> </w:t>
      </w:r>
      <w:r w:rsidRPr="00AF15E1">
        <w:rPr>
          <w:lang w:val="ru-RU"/>
        </w:rPr>
        <w:t xml:space="preserve">С помощью утилит </w:t>
      </w:r>
      <w:r>
        <w:t>sql</w:t>
      </w:r>
      <w:r w:rsidRPr="00AF15E1">
        <w:rPr>
          <w:lang w:val="ru-RU"/>
        </w:rPr>
        <w:t>_</w:t>
      </w:r>
      <w:r>
        <w:t>plus</w:t>
      </w:r>
      <w:r w:rsidRPr="00AF15E1">
        <w:rPr>
          <w:lang w:val="ru-RU"/>
        </w:rPr>
        <w:t>.</w:t>
      </w:r>
      <w:r>
        <w:t>exe</w:t>
      </w:r>
      <w:r w:rsidRPr="00AF15E1">
        <w:rPr>
          <w:lang w:val="ru-RU"/>
        </w:rPr>
        <w:t xml:space="preserve"> запускает набор скриптов (</w:t>
      </w:r>
      <w:r>
        <w:t>PL</w:t>
      </w:r>
      <w:r w:rsidRPr="00AF15E1">
        <w:rPr>
          <w:lang w:val="ru-RU"/>
        </w:rPr>
        <w:t>-</w:t>
      </w:r>
      <w:r>
        <w:t>SQL</w:t>
      </w:r>
      <w:r w:rsidRPr="00AF15E1">
        <w:rPr>
          <w:lang w:val="ru-RU"/>
        </w:rPr>
        <w:t xml:space="preserve"> блоков), которые в свою очередь используют библиотеку процедур пакетов </w:t>
      </w:r>
      <w:r>
        <w:t>IBS</w:t>
      </w:r>
      <w:r w:rsidRPr="00AF15E1">
        <w:rPr>
          <w:lang w:val="ru-RU"/>
        </w:rPr>
        <w:t>.</w:t>
      </w:r>
      <w:r>
        <w:t>CNV</w:t>
      </w:r>
      <w:r w:rsidRPr="00AF15E1">
        <w:rPr>
          <w:lang w:val="ru-RU"/>
        </w:rPr>
        <w:t xml:space="preserve">* (соответствует потоку №3). Эти процедуры читают данные таблиц «шлюза </w:t>
      </w:r>
      <w:r>
        <w:t>IBS</w:t>
      </w:r>
      <w:r w:rsidRPr="00AF15E1">
        <w:rPr>
          <w:lang w:val="ru-RU"/>
        </w:rPr>
        <w:t xml:space="preserve">» и производят изменения в таблицах </w:t>
      </w:r>
      <w:r>
        <w:t>IBS</w:t>
      </w:r>
      <w:r w:rsidRPr="00AF15E1">
        <w:rPr>
          <w:lang w:val="ru-RU"/>
        </w:rPr>
        <w:t xml:space="preserve"> (соответствует потоку №4). Этот процесс называется «Конвертация».</w:t>
      </w:r>
    </w:p>
    <w:p w:rsidR="005A4E21" w:rsidRDefault="00497D63" w:rsidP="00D5275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>См. поток №</w:t>
      </w:r>
      <w:r w:rsidR="00AF15E1">
        <w:rPr>
          <w:lang w:val="ru-RU"/>
        </w:rPr>
        <w:t>3.</w:t>
      </w:r>
    </w:p>
    <w:p w:rsidR="00497D63" w:rsidRPr="00795ABE" w:rsidRDefault="00AF15E1" w:rsidP="00C2605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AF15E1">
        <w:rPr>
          <w:lang w:val="ru-RU"/>
        </w:rPr>
        <w:t xml:space="preserve">Выполняется из </w:t>
      </w:r>
      <w:r w:rsidR="00624343">
        <w:t>All</w:t>
      </w:r>
      <w:r w:rsidR="00624343" w:rsidRPr="00AF15E1">
        <w:rPr>
          <w:lang w:val="ru-RU"/>
        </w:rPr>
        <w:t>.</w:t>
      </w:r>
      <w:r w:rsidR="00624343">
        <w:t>bat</w:t>
      </w:r>
      <w:r w:rsidRPr="00AF15E1">
        <w:rPr>
          <w:lang w:val="ru-RU"/>
        </w:rPr>
        <w:t xml:space="preserve">. </w:t>
      </w:r>
      <w:r>
        <w:rPr>
          <w:lang w:val="ru-RU"/>
        </w:rPr>
        <w:t xml:space="preserve"> </w:t>
      </w:r>
      <w:r w:rsidR="00742BE0">
        <w:rPr>
          <w:lang w:val="ru-RU"/>
        </w:rPr>
        <w:t>После отработки потоков 1</w:t>
      </w:r>
      <w:proofErr w:type="gramStart"/>
      <w:r w:rsidR="00742BE0">
        <w:rPr>
          <w:lang w:val="ru-RU"/>
        </w:rPr>
        <w:t xml:space="preserve"> ..</w:t>
      </w:r>
      <w:proofErr w:type="gramEnd"/>
      <w:r w:rsidR="00742BE0">
        <w:rPr>
          <w:lang w:val="ru-RU"/>
        </w:rPr>
        <w:t xml:space="preserve"> 4, на стороне </w:t>
      </w:r>
      <w:r w:rsidR="00742BE0">
        <w:t>IBS</w:t>
      </w:r>
      <w:r w:rsidR="00742BE0" w:rsidRPr="00742BE0">
        <w:rPr>
          <w:lang w:val="ru-RU"/>
        </w:rPr>
        <w:t xml:space="preserve"> </w:t>
      </w:r>
      <w:r w:rsidR="00742BE0" w:rsidRPr="00795ABE">
        <w:rPr>
          <w:lang w:val="ru-RU"/>
        </w:rPr>
        <w:t>запуска</w:t>
      </w:r>
      <w:r w:rsidR="003700D5">
        <w:rPr>
          <w:lang w:val="ru-RU"/>
        </w:rPr>
        <w:t>ю</w:t>
      </w:r>
      <w:r w:rsidR="00742BE0" w:rsidRPr="00795ABE">
        <w:rPr>
          <w:lang w:val="ru-RU"/>
        </w:rPr>
        <w:t>тся пакетные процедуры</w:t>
      </w:r>
      <w:r w:rsidR="00CA1DA9" w:rsidRPr="00795ABE">
        <w:rPr>
          <w:lang w:val="ru-RU"/>
        </w:rPr>
        <w:t xml:space="preserve">, которые не выполняются на стороне </w:t>
      </w:r>
      <w:r w:rsidR="00CA1DA9" w:rsidRPr="00795ABE">
        <w:t>RS</w:t>
      </w:r>
      <w:r w:rsidR="00CA1DA9" w:rsidRPr="00795ABE">
        <w:rPr>
          <w:lang w:val="ru-RU"/>
        </w:rPr>
        <w:t>-</w:t>
      </w:r>
      <w:r w:rsidR="00CA1DA9" w:rsidRPr="00795ABE">
        <w:t>Bank</w:t>
      </w:r>
      <w:r w:rsidR="00742BE0" w:rsidRPr="00795ABE">
        <w:rPr>
          <w:lang w:val="ru-RU"/>
        </w:rPr>
        <w:t>:</w:t>
      </w:r>
    </w:p>
    <w:p w:rsidR="00742BE0" w:rsidRPr="00795ABE" w:rsidRDefault="00795ABE" w:rsidP="00742BE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lang w:val="ru-RU"/>
        </w:rPr>
      </w:pPr>
      <w:r w:rsidRPr="003848D0">
        <w:rPr>
          <w:lang w:val="ru-RU"/>
        </w:rPr>
        <w:t>Пакетное начисление процентов</w:t>
      </w:r>
      <w:r w:rsidRPr="00795ABE">
        <w:rPr>
          <w:lang w:val="ru-RU"/>
        </w:rPr>
        <w:t xml:space="preserve"> </w:t>
      </w:r>
      <w:r w:rsidR="00CA1DA9" w:rsidRPr="00795ABE">
        <w:rPr>
          <w:lang w:val="ru-RU"/>
        </w:rPr>
        <w:t>по кредитным и депозитным договорам</w:t>
      </w:r>
    </w:p>
    <w:p w:rsidR="00CA1DA9" w:rsidRPr="00795ABE" w:rsidRDefault="00CA1DA9" w:rsidP="00CA1DA9">
      <w:pPr>
        <w:pStyle w:val="ListParagraph"/>
        <w:numPr>
          <w:ilvl w:val="0"/>
          <w:numId w:val="5"/>
        </w:numPr>
        <w:spacing w:after="0" w:line="240" w:lineRule="auto"/>
        <w:jc w:val="both"/>
        <w:rPr>
          <w:lang w:val="ru-RU"/>
        </w:rPr>
      </w:pPr>
      <w:r w:rsidRPr="00795ABE">
        <w:rPr>
          <w:lang w:val="ru-RU"/>
        </w:rPr>
        <w:t xml:space="preserve">Оплата </w:t>
      </w:r>
      <w:r w:rsidR="00795ABE" w:rsidRPr="00795ABE">
        <w:rPr>
          <w:lang w:val="ru-RU"/>
        </w:rPr>
        <w:t>процентов по депозитам</w:t>
      </w:r>
    </w:p>
    <w:p w:rsidR="00795ABE" w:rsidRPr="00795ABE" w:rsidRDefault="00795ABE" w:rsidP="00CA1DA9">
      <w:pPr>
        <w:pStyle w:val="ListParagraph"/>
        <w:numPr>
          <w:ilvl w:val="0"/>
          <w:numId w:val="5"/>
        </w:numPr>
        <w:spacing w:after="0" w:line="240" w:lineRule="auto"/>
        <w:jc w:val="both"/>
        <w:rPr>
          <w:lang w:val="ru-RU"/>
        </w:rPr>
      </w:pPr>
      <w:r w:rsidRPr="00795ABE">
        <w:rPr>
          <w:lang w:val="ru-RU"/>
        </w:rPr>
        <w:t>Налог на выплату процентов по депозитам</w:t>
      </w:r>
    </w:p>
    <w:p w:rsidR="00795ABE" w:rsidRDefault="00795ABE" w:rsidP="00742BE0">
      <w:pPr>
        <w:pStyle w:val="ListParagraph"/>
        <w:spacing w:after="0" w:line="240" w:lineRule="auto"/>
        <w:jc w:val="both"/>
        <w:rPr>
          <w:lang w:val="ru-RU"/>
        </w:rPr>
      </w:pPr>
    </w:p>
    <w:p w:rsidR="00742BE0" w:rsidRDefault="00AF15E1" w:rsidP="00742BE0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lastRenderedPageBreak/>
        <w:t xml:space="preserve">Результатом выполнения этих пакетных процедур являются сформированные в </w:t>
      </w:r>
      <w:r>
        <w:t>IBS</w:t>
      </w:r>
      <w:r w:rsidRPr="00AF15E1">
        <w:rPr>
          <w:lang w:val="ru-RU"/>
        </w:rPr>
        <w:t xml:space="preserve"> </w:t>
      </w:r>
      <w:r>
        <w:rPr>
          <w:lang w:val="ru-RU"/>
        </w:rPr>
        <w:t xml:space="preserve">проводки, которые по схеме репликации из </w:t>
      </w:r>
      <w:r>
        <w:t>IBS</w:t>
      </w:r>
      <w:r w:rsidRPr="00AF15E1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RS</w:t>
      </w:r>
      <w:r w:rsidRPr="00AF15E1">
        <w:rPr>
          <w:lang w:val="ru-RU"/>
        </w:rPr>
        <w:t>-</w:t>
      </w:r>
      <w:r>
        <w:t>Bank</w:t>
      </w:r>
      <w:r w:rsidRPr="00AF15E1">
        <w:rPr>
          <w:lang w:val="ru-RU"/>
        </w:rPr>
        <w:t xml:space="preserve"> </w:t>
      </w:r>
      <w:r>
        <w:t>v</w:t>
      </w:r>
      <w:r w:rsidRPr="00AF15E1">
        <w:rPr>
          <w:lang w:val="ru-RU"/>
        </w:rPr>
        <w:t xml:space="preserve">5.1 </w:t>
      </w:r>
      <w:r>
        <w:rPr>
          <w:lang w:val="ru-RU"/>
        </w:rPr>
        <w:t xml:space="preserve">попадают в </w:t>
      </w:r>
      <w:r>
        <w:t>RS</w:t>
      </w:r>
      <w:r w:rsidRPr="00AF15E1">
        <w:rPr>
          <w:lang w:val="ru-RU"/>
        </w:rPr>
        <w:t>-</w:t>
      </w:r>
      <w:r>
        <w:t>Bank</w:t>
      </w:r>
      <w:r w:rsidRPr="00AF15E1">
        <w:rPr>
          <w:lang w:val="ru-RU"/>
        </w:rPr>
        <w:t xml:space="preserve"> </w:t>
      </w:r>
      <w:r>
        <w:t>v</w:t>
      </w:r>
      <w:r w:rsidRPr="00AF15E1">
        <w:rPr>
          <w:lang w:val="ru-RU"/>
        </w:rPr>
        <w:t>5.1</w:t>
      </w:r>
      <w:r>
        <w:rPr>
          <w:lang w:val="ru-RU"/>
        </w:rPr>
        <w:t>.</w:t>
      </w:r>
    </w:p>
    <w:p w:rsidR="00AF15E1" w:rsidRDefault="00500211" w:rsidP="00742BE0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Выполнение потоков 3 - 4 </w:t>
      </w:r>
      <w:r w:rsidR="003848D0">
        <w:rPr>
          <w:lang w:val="ru-RU"/>
        </w:rPr>
        <w:t>-</w:t>
      </w:r>
      <w:r>
        <w:rPr>
          <w:lang w:val="ru-RU"/>
        </w:rPr>
        <w:t xml:space="preserve"> 5 суммарно занимает около </w:t>
      </w:r>
      <w:r w:rsidR="003848D0">
        <w:rPr>
          <w:lang w:val="ru-RU"/>
        </w:rPr>
        <w:t>2</w:t>
      </w:r>
      <w:r>
        <w:rPr>
          <w:lang w:val="ru-RU"/>
        </w:rPr>
        <w:t>,5 часа.</w:t>
      </w:r>
    </w:p>
    <w:p w:rsidR="00500211" w:rsidRDefault="00500211" w:rsidP="00742BE0">
      <w:pPr>
        <w:pStyle w:val="ListParagraph"/>
        <w:spacing w:after="0" w:line="240" w:lineRule="auto"/>
        <w:jc w:val="both"/>
        <w:rPr>
          <w:lang w:val="ru-RU"/>
        </w:rPr>
      </w:pPr>
    </w:p>
    <w:p w:rsidR="00580E9B" w:rsidRDefault="00580E9B" w:rsidP="00947100">
      <w:pPr>
        <w:pStyle w:val="ListParagraph"/>
        <w:spacing w:after="0" w:line="240" w:lineRule="auto"/>
        <w:ind w:left="0"/>
        <w:jc w:val="both"/>
        <w:rPr>
          <w:lang w:val="ru-RU"/>
        </w:rPr>
      </w:pPr>
      <w:r w:rsidRPr="00AF15E1">
        <w:rPr>
          <w:lang w:val="ru-RU"/>
        </w:rPr>
        <w:t xml:space="preserve">Кроме </w:t>
      </w:r>
      <w:r>
        <w:rPr>
          <w:lang w:val="ru-RU"/>
        </w:rPr>
        <w:t xml:space="preserve">вышеперечисленных действий командного </w:t>
      </w:r>
      <w:proofErr w:type="gramStart"/>
      <w:r>
        <w:rPr>
          <w:lang w:val="ru-RU"/>
        </w:rPr>
        <w:t xml:space="preserve">файла </w:t>
      </w:r>
      <w:r w:rsidRPr="00580E9B">
        <w:rPr>
          <w:lang w:val="ru-RU"/>
        </w:rPr>
        <w:t xml:space="preserve"> </w:t>
      </w:r>
      <w:r>
        <w:t>All</w:t>
      </w:r>
      <w:r w:rsidRPr="00580E9B">
        <w:rPr>
          <w:lang w:val="ru-RU"/>
        </w:rPr>
        <w:t>.</w:t>
      </w:r>
      <w:r>
        <w:t>bat</w:t>
      </w:r>
      <w:proofErr w:type="gramEnd"/>
      <w:r>
        <w:rPr>
          <w:lang w:val="ru-RU"/>
        </w:rPr>
        <w:t xml:space="preserve">, также </w:t>
      </w:r>
      <w:r w:rsidRPr="00AF15E1">
        <w:rPr>
          <w:lang w:val="ru-RU"/>
        </w:rPr>
        <w:t xml:space="preserve">выполняется ещё ряд </w:t>
      </w:r>
      <w:r>
        <w:rPr>
          <w:lang w:val="ru-RU"/>
        </w:rPr>
        <w:t xml:space="preserve">сопутствующих </w:t>
      </w:r>
      <w:r w:rsidR="00C77772">
        <w:rPr>
          <w:lang w:val="ru-RU"/>
        </w:rPr>
        <w:t>действий</w:t>
      </w:r>
      <w:r w:rsidRPr="00AF15E1">
        <w:rPr>
          <w:lang w:val="ru-RU"/>
        </w:rPr>
        <w:t xml:space="preserve">: резервное копирование данных из </w:t>
      </w:r>
      <w:r>
        <w:t>IBS</w:t>
      </w:r>
      <w:r w:rsidRPr="00AF15E1">
        <w:rPr>
          <w:lang w:val="ru-RU"/>
        </w:rPr>
        <w:t xml:space="preserve">, полная предварительная очистка таблиц </w:t>
      </w:r>
      <w:r>
        <w:t>IBS</w:t>
      </w:r>
      <w:r w:rsidRPr="00AF15E1">
        <w:rPr>
          <w:lang w:val="ru-RU"/>
        </w:rPr>
        <w:t xml:space="preserve"> (</w:t>
      </w:r>
      <w:r>
        <w:t>trancate</w:t>
      </w:r>
      <w:r w:rsidRPr="00AF15E1">
        <w:rPr>
          <w:lang w:val="ru-RU"/>
        </w:rPr>
        <w:t xml:space="preserve"> </w:t>
      </w:r>
      <w:r>
        <w:t>table</w:t>
      </w:r>
      <w:r w:rsidRPr="00AF15E1">
        <w:rPr>
          <w:lang w:val="ru-RU"/>
        </w:rPr>
        <w:t>), сбор статистики</w:t>
      </w:r>
      <w:r>
        <w:rPr>
          <w:lang w:val="ru-RU"/>
        </w:rPr>
        <w:t xml:space="preserve">, отправка </w:t>
      </w:r>
      <w:r>
        <w:t>sms</w:t>
      </w:r>
      <w:r w:rsidRPr="00580E9B">
        <w:rPr>
          <w:lang w:val="ru-RU"/>
        </w:rPr>
        <w:t xml:space="preserve"> </w:t>
      </w:r>
      <w:r>
        <w:rPr>
          <w:lang w:val="ru-RU"/>
        </w:rPr>
        <w:t>–</w:t>
      </w:r>
      <w:r w:rsidRPr="00580E9B">
        <w:rPr>
          <w:lang w:val="ru-RU"/>
        </w:rPr>
        <w:t xml:space="preserve"> </w:t>
      </w:r>
      <w:r>
        <w:rPr>
          <w:lang w:val="ru-RU"/>
        </w:rPr>
        <w:t xml:space="preserve">извещений об этапах репликации,  отправка </w:t>
      </w:r>
      <w:r>
        <w:t>sms</w:t>
      </w:r>
      <w:r w:rsidRPr="00580E9B">
        <w:rPr>
          <w:lang w:val="ru-RU"/>
        </w:rPr>
        <w:t xml:space="preserve"> </w:t>
      </w:r>
      <w:r>
        <w:rPr>
          <w:lang w:val="ru-RU"/>
        </w:rPr>
        <w:t>–</w:t>
      </w:r>
      <w:r w:rsidRPr="00580E9B">
        <w:rPr>
          <w:lang w:val="ru-RU"/>
        </w:rPr>
        <w:t xml:space="preserve"> </w:t>
      </w:r>
      <w:r>
        <w:rPr>
          <w:lang w:val="ru-RU"/>
        </w:rPr>
        <w:t>извещений кредитным должникам</w:t>
      </w:r>
      <w:r w:rsidR="00C77772">
        <w:rPr>
          <w:lang w:val="ru-RU"/>
        </w:rPr>
        <w:t xml:space="preserve">, логирование </w:t>
      </w:r>
      <w:r>
        <w:rPr>
          <w:lang w:val="ru-RU"/>
        </w:rPr>
        <w:t>и др.</w:t>
      </w:r>
    </w:p>
    <w:p w:rsidR="00947100" w:rsidRDefault="00947100" w:rsidP="00947100">
      <w:pPr>
        <w:pStyle w:val="ListParagraph"/>
        <w:spacing w:after="0" w:line="240" w:lineRule="auto"/>
        <w:ind w:left="0"/>
        <w:jc w:val="both"/>
        <w:rPr>
          <w:lang w:val="ru-RU"/>
        </w:rPr>
      </w:pPr>
    </w:p>
    <w:p w:rsidR="00947100" w:rsidRPr="00947100" w:rsidRDefault="00947100" w:rsidP="00947100">
      <w:pPr>
        <w:pStyle w:val="ListParagraph"/>
        <w:spacing w:after="0" w:line="240" w:lineRule="auto"/>
        <w:ind w:left="0"/>
        <w:jc w:val="both"/>
        <w:rPr>
          <w:lang w:val="ru-RU"/>
        </w:rPr>
      </w:pPr>
      <w:r>
        <w:rPr>
          <w:lang w:val="ru-RU"/>
        </w:rPr>
        <w:t xml:space="preserve">Содержимое командного файла </w:t>
      </w:r>
      <w:r>
        <w:t>All</w:t>
      </w:r>
      <w:r w:rsidRPr="00580E9B">
        <w:rPr>
          <w:lang w:val="ru-RU"/>
        </w:rPr>
        <w:t>.</w:t>
      </w:r>
      <w:r>
        <w:t>bat</w:t>
      </w:r>
      <w:r>
        <w:rPr>
          <w:lang w:val="ru-RU"/>
        </w:rPr>
        <w:t xml:space="preserve"> и командного файла </w:t>
      </w:r>
      <w:r>
        <w:t>Load</w:t>
      </w:r>
      <w:r w:rsidRPr="00947100">
        <w:rPr>
          <w:lang w:val="ru-RU"/>
        </w:rPr>
        <w:t>_</w:t>
      </w:r>
      <w:r>
        <w:t>All</w:t>
      </w:r>
      <w:r w:rsidRPr="00580E9B">
        <w:rPr>
          <w:lang w:val="ru-RU"/>
        </w:rPr>
        <w:t>.</w:t>
      </w:r>
      <w:r>
        <w:t>bat</w:t>
      </w:r>
      <w:r w:rsidRPr="00947100">
        <w:rPr>
          <w:lang w:val="ru-RU"/>
        </w:rPr>
        <w:t xml:space="preserve"> (</w:t>
      </w:r>
      <w:r>
        <w:rPr>
          <w:lang w:val="ru-RU"/>
        </w:rPr>
        <w:t xml:space="preserve">вызывается из </w:t>
      </w:r>
      <w:r>
        <w:t>All</w:t>
      </w:r>
      <w:r w:rsidRPr="00580E9B">
        <w:rPr>
          <w:lang w:val="ru-RU"/>
        </w:rPr>
        <w:t>.</w:t>
      </w:r>
      <w:r>
        <w:t>bat</w:t>
      </w:r>
      <w:r>
        <w:rPr>
          <w:lang w:val="ru-RU"/>
        </w:rPr>
        <w:t>) приведено в приложениях 5 и 6 соответственно.</w:t>
      </w:r>
    </w:p>
    <w:p w:rsidR="009C4E07" w:rsidRPr="003E7BCA" w:rsidRDefault="009C4E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</w:p>
    <w:p w:rsidR="00DD6156" w:rsidRDefault="00DD6156" w:rsidP="00DD6156">
      <w:pPr>
        <w:pStyle w:val="Heading1"/>
        <w:rPr>
          <w:lang w:val="ru-RU"/>
        </w:rPr>
      </w:pPr>
      <w:r>
        <w:rPr>
          <w:lang w:val="ru-RU"/>
        </w:rPr>
        <w:t>Архитектура интеграции «Как будет».</w:t>
      </w:r>
    </w:p>
    <w:p w:rsidR="00DD6156" w:rsidRDefault="00DD6156" w:rsidP="00DD6156">
      <w:pPr>
        <w:spacing w:after="0" w:line="240" w:lineRule="auto"/>
        <w:rPr>
          <w:lang w:val="ru-RU"/>
        </w:rPr>
      </w:pPr>
    </w:p>
    <w:p w:rsidR="00214BAF" w:rsidRDefault="00214BAF" w:rsidP="00994A35">
      <w:pPr>
        <w:spacing w:after="0" w:line="240" w:lineRule="auto"/>
        <w:jc w:val="both"/>
        <w:rPr>
          <w:lang w:val="ru-RU"/>
        </w:rPr>
      </w:pPr>
      <w:r w:rsidRPr="00214BAF">
        <w:rPr>
          <w:b/>
          <w:u w:val="single"/>
          <w:lang w:val="ru-RU"/>
        </w:rPr>
        <w:t>Требования банка</w:t>
      </w:r>
      <w:r>
        <w:rPr>
          <w:lang w:val="ru-RU"/>
        </w:rPr>
        <w:t>, которые следует учитывать при проработке схемы интеграции.</w:t>
      </w:r>
    </w:p>
    <w:p w:rsidR="00214BAF" w:rsidRDefault="00214BAF" w:rsidP="00214BAF">
      <w:pPr>
        <w:pStyle w:val="ListParagraph"/>
        <w:numPr>
          <w:ilvl w:val="0"/>
          <w:numId w:val="8"/>
        </w:numPr>
        <w:spacing w:after="0" w:line="240" w:lineRule="auto"/>
        <w:jc w:val="both"/>
        <w:rPr>
          <w:lang w:val="ru-RU"/>
        </w:rPr>
      </w:pPr>
      <w:proofErr w:type="gramStart"/>
      <w:r>
        <w:rPr>
          <w:lang w:val="ru-RU"/>
        </w:rPr>
        <w:t>Выбирать  нужно</w:t>
      </w:r>
      <w:proofErr w:type="gramEnd"/>
      <w:r>
        <w:rPr>
          <w:lang w:val="ru-RU"/>
        </w:rPr>
        <w:t xml:space="preserve"> такую схему интеграции, чтобы суммарное время реализации проекта не превышало 9 месяцев.</w:t>
      </w:r>
    </w:p>
    <w:p w:rsidR="00214BAF" w:rsidRDefault="00214BAF" w:rsidP="00214BAF">
      <w:pPr>
        <w:pStyle w:val="ListParagraph"/>
        <w:numPr>
          <w:ilvl w:val="0"/>
          <w:numId w:val="8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Схема интеграции должна быть такой, чтобы была возможность наращивать функционал в </w:t>
      </w:r>
      <w:r>
        <w:t>RS</w:t>
      </w:r>
      <w:r w:rsidRPr="00214BAF">
        <w:rPr>
          <w:lang w:val="ru-RU"/>
        </w:rPr>
        <w:t>-</w:t>
      </w:r>
      <w:r>
        <w:t>Bank</w:t>
      </w:r>
      <w:r w:rsidRPr="00214BAF">
        <w:rPr>
          <w:lang w:val="ru-RU"/>
        </w:rPr>
        <w:t xml:space="preserve">   </w:t>
      </w:r>
      <w:r>
        <w:t>V</w:t>
      </w:r>
      <w:r w:rsidRPr="00214BAF">
        <w:rPr>
          <w:lang w:val="ru-RU"/>
        </w:rPr>
        <w:t>6.20</w:t>
      </w:r>
      <w:r>
        <w:rPr>
          <w:lang w:val="ru-RU"/>
        </w:rPr>
        <w:t>,</w:t>
      </w:r>
      <w:r w:rsidRPr="00214BAF">
        <w:rPr>
          <w:lang w:val="ru-RU"/>
        </w:rPr>
        <w:t xml:space="preserve"> </w:t>
      </w:r>
      <w:r>
        <w:rPr>
          <w:lang w:val="ru-RU"/>
        </w:rPr>
        <w:t xml:space="preserve">перенося его из </w:t>
      </w:r>
      <w:r>
        <w:t>IBS</w:t>
      </w:r>
      <w:r>
        <w:rPr>
          <w:lang w:val="ru-RU"/>
        </w:rPr>
        <w:t>, не меняя при этом схему интеграции</w:t>
      </w:r>
      <w:r w:rsidRPr="00214BAF">
        <w:rPr>
          <w:lang w:val="ru-RU"/>
        </w:rPr>
        <w:t>.</w:t>
      </w:r>
    </w:p>
    <w:p w:rsidR="00370593" w:rsidRDefault="00370593" w:rsidP="00214BAF">
      <w:pPr>
        <w:pStyle w:val="ListParagraph"/>
        <w:numPr>
          <w:ilvl w:val="0"/>
          <w:numId w:val="8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Система </w:t>
      </w:r>
      <w:r>
        <w:t>IBS</w:t>
      </w:r>
      <w:r>
        <w:rPr>
          <w:lang w:val="ru-RU"/>
        </w:rPr>
        <w:t xml:space="preserve"> +</w:t>
      </w:r>
      <w:r w:rsidRPr="00370593">
        <w:rPr>
          <w:lang w:val="ru-RU"/>
        </w:rPr>
        <w:t xml:space="preserve"> </w:t>
      </w:r>
      <w:r>
        <w:t>RS</w:t>
      </w:r>
      <w:r w:rsidRPr="00214BAF">
        <w:rPr>
          <w:lang w:val="ru-RU"/>
        </w:rPr>
        <w:t>-</w:t>
      </w:r>
      <w:r>
        <w:t>Bank</w:t>
      </w:r>
      <w:r w:rsidRPr="00214BAF">
        <w:rPr>
          <w:lang w:val="ru-RU"/>
        </w:rPr>
        <w:t xml:space="preserve">   </w:t>
      </w:r>
      <w:r>
        <w:t>V</w:t>
      </w:r>
      <w:r w:rsidRPr="00214BAF">
        <w:rPr>
          <w:lang w:val="ru-RU"/>
        </w:rPr>
        <w:t>6.</w:t>
      </w:r>
      <w:proofErr w:type="gramStart"/>
      <w:r w:rsidRPr="00214BAF">
        <w:rPr>
          <w:lang w:val="ru-RU"/>
        </w:rPr>
        <w:t>20</w:t>
      </w:r>
      <w:r>
        <w:rPr>
          <w:lang w:val="ru-RU"/>
        </w:rPr>
        <w:t xml:space="preserve">  должна</w:t>
      </w:r>
      <w:proofErr w:type="gramEnd"/>
      <w:r>
        <w:rPr>
          <w:lang w:val="ru-RU"/>
        </w:rPr>
        <w:t xml:space="preserve"> позволять выполнять операции в режиме 24/7.</w:t>
      </w:r>
    </w:p>
    <w:p w:rsidR="00214BAF" w:rsidRDefault="00214BAF" w:rsidP="00994A35">
      <w:pPr>
        <w:spacing w:after="0" w:line="240" w:lineRule="auto"/>
        <w:jc w:val="both"/>
        <w:rPr>
          <w:lang w:val="ru-RU"/>
        </w:rPr>
      </w:pPr>
    </w:p>
    <w:p w:rsidR="00994A35" w:rsidRDefault="00994A35" w:rsidP="00994A35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Предлагается </w:t>
      </w:r>
      <w:r w:rsidR="00E3255D">
        <w:rPr>
          <w:lang w:val="ru-RU"/>
        </w:rPr>
        <w:t xml:space="preserve">три </w:t>
      </w:r>
      <w:r>
        <w:rPr>
          <w:lang w:val="ru-RU"/>
        </w:rPr>
        <w:t xml:space="preserve">варианта интеграции между </w:t>
      </w:r>
      <w:r>
        <w:t>IBS</w:t>
      </w:r>
      <w:r>
        <w:rPr>
          <w:lang w:val="ru-RU"/>
        </w:rPr>
        <w:t xml:space="preserve"> </w:t>
      </w:r>
      <w:r w:rsidRPr="000558D0">
        <w:rPr>
          <w:lang w:val="ru-RU"/>
        </w:rPr>
        <w:t xml:space="preserve">и АБС </w:t>
      </w:r>
      <w:r>
        <w:t>RS</w:t>
      </w:r>
      <w:r w:rsidRPr="000558D0">
        <w:rPr>
          <w:lang w:val="ru-RU"/>
        </w:rPr>
        <w:t>-</w:t>
      </w:r>
      <w:r>
        <w:t>Bank</w:t>
      </w:r>
      <w:r w:rsidRPr="000558D0">
        <w:rPr>
          <w:lang w:val="ru-RU"/>
        </w:rPr>
        <w:t xml:space="preserve"> </w:t>
      </w:r>
      <w:r>
        <w:t>v</w:t>
      </w:r>
      <w:r w:rsidRPr="000558D0">
        <w:rPr>
          <w:lang w:val="ru-RU"/>
        </w:rPr>
        <w:t>.</w:t>
      </w:r>
      <w:r w:rsidR="00E3255D">
        <w:rPr>
          <w:lang w:val="ru-RU"/>
        </w:rPr>
        <w:t>6</w:t>
      </w:r>
      <w:r w:rsidRPr="000558D0">
        <w:rPr>
          <w:lang w:val="ru-RU"/>
        </w:rPr>
        <w:t>.</w:t>
      </w:r>
      <w:r w:rsidR="00E3255D">
        <w:rPr>
          <w:lang w:val="ru-RU"/>
        </w:rPr>
        <w:t>20</w:t>
      </w:r>
      <w:r w:rsidRPr="000558D0">
        <w:rPr>
          <w:lang w:val="ru-RU"/>
        </w:rPr>
        <w:t>.</w:t>
      </w:r>
      <w:r>
        <w:rPr>
          <w:lang w:val="ru-RU"/>
        </w:rPr>
        <w:t xml:space="preserve"> </w:t>
      </w:r>
    </w:p>
    <w:p w:rsidR="00994A35" w:rsidRDefault="00994A35" w:rsidP="00994A35">
      <w:pPr>
        <w:spacing w:after="0" w:line="240" w:lineRule="auto"/>
        <w:jc w:val="both"/>
        <w:rPr>
          <w:lang w:val="ru-RU"/>
        </w:rPr>
      </w:pPr>
    </w:p>
    <w:p w:rsidR="00994A35" w:rsidRDefault="00994A35" w:rsidP="00994A35">
      <w:pPr>
        <w:spacing w:after="0" w:line="240" w:lineRule="auto"/>
        <w:jc w:val="both"/>
        <w:rPr>
          <w:lang w:val="ru-RU"/>
        </w:rPr>
      </w:pPr>
      <w:r w:rsidRPr="00994A35">
        <w:rPr>
          <w:b/>
          <w:u w:val="single"/>
          <w:lang w:val="ru-RU"/>
        </w:rPr>
        <w:t>Вариант №1</w:t>
      </w:r>
      <w:r>
        <w:rPr>
          <w:lang w:val="ru-RU"/>
        </w:rPr>
        <w:t xml:space="preserve"> </w:t>
      </w:r>
      <w:ins w:id="8" w:author="softlab" w:date="2019-12-19T10:31:00Z">
        <w:r w:rsidR="003A4E3A">
          <w:rPr>
            <w:lang w:val="ru-RU"/>
          </w:rPr>
          <w:t xml:space="preserve">Двухсторонняя </w:t>
        </w:r>
      </w:ins>
      <w:r w:rsidR="003A4E3A">
        <w:rPr>
          <w:lang w:val="ru-RU"/>
        </w:rPr>
        <w:t>и</w:t>
      </w:r>
      <w:r w:rsidR="00E3255D">
        <w:rPr>
          <w:lang w:val="ru-RU"/>
        </w:rPr>
        <w:t xml:space="preserve">нтеграция </w:t>
      </w:r>
      <w:ins w:id="9" w:author="softlab" w:date="2019-12-19T10:31:00Z">
        <w:r w:rsidR="003A4E3A">
          <w:rPr>
            <w:lang w:val="ru-RU"/>
          </w:rPr>
          <w:t xml:space="preserve">из </w:t>
        </w:r>
      </w:ins>
      <w:ins w:id="10" w:author="softlab" w:date="2019-12-19T10:32:00Z">
        <w:r w:rsidR="003A4E3A">
          <w:t>IBS</w:t>
        </w:r>
        <w:r w:rsidR="003A4E3A">
          <w:rPr>
            <w:lang w:val="ru-RU"/>
          </w:rPr>
          <w:t xml:space="preserve"> </w:t>
        </w:r>
        <w:r w:rsidR="003A4E3A" w:rsidRPr="000558D0">
          <w:rPr>
            <w:lang w:val="ru-RU"/>
          </w:rPr>
          <w:t xml:space="preserve">и АБС </w:t>
        </w:r>
        <w:r w:rsidR="003A4E3A">
          <w:t>RS</w:t>
        </w:r>
        <w:r w:rsidR="003A4E3A" w:rsidRPr="000558D0">
          <w:rPr>
            <w:lang w:val="ru-RU"/>
          </w:rPr>
          <w:t>-</w:t>
        </w:r>
        <w:r w:rsidR="003A4E3A">
          <w:t>Bank</w:t>
        </w:r>
        <w:r w:rsidR="003A4E3A" w:rsidRPr="000558D0">
          <w:rPr>
            <w:lang w:val="ru-RU"/>
          </w:rPr>
          <w:t xml:space="preserve"> </w:t>
        </w:r>
        <w:r w:rsidR="003A4E3A">
          <w:t>v</w:t>
        </w:r>
        <w:r w:rsidR="003A4E3A" w:rsidRPr="000558D0">
          <w:rPr>
            <w:lang w:val="ru-RU"/>
          </w:rPr>
          <w:t>.</w:t>
        </w:r>
        <w:r w:rsidR="003A4E3A">
          <w:rPr>
            <w:lang w:val="ru-RU"/>
          </w:rPr>
          <w:t>6</w:t>
        </w:r>
        <w:r w:rsidR="003A4E3A" w:rsidRPr="000558D0">
          <w:rPr>
            <w:lang w:val="ru-RU"/>
          </w:rPr>
          <w:t>.</w:t>
        </w:r>
        <w:r w:rsidR="003A4E3A">
          <w:rPr>
            <w:lang w:val="ru-RU"/>
          </w:rPr>
          <w:t>20</w:t>
        </w:r>
        <w:r w:rsidR="003A4E3A" w:rsidRPr="000558D0">
          <w:rPr>
            <w:lang w:val="ru-RU"/>
          </w:rPr>
          <w:t>.</w:t>
        </w:r>
        <w:r w:rsidR="003A4E3A">
          <w:rPr>
            <w:lang w:val="ru-RU"/>
          </w:rPr>
          <w:t xml:space="preserve"> и в обратном направлении </w:t>
        </w:r>
      </w:ins>
      <w:r w:rsidR="00EB4387">
        <w:t>c</w:t>
      </w:r>
      <w:r w:rsidR="00EB4387">
        <w:rPr>
          <w:lang w:val="ru-RU"/>
        </w:rPr>
        <w:t xml:space="preserve"> использованием шлюза</w:t>
      </w:r>
      <w:r w:rsidR="00E3255D">
        <w:rPr>
          <w:lang w:val="ru-RU"/>
        </w:rPr>
        <w:t>.</w:t>
      </w:r>
      <w:r>
        <w:rPr>
          <w:lang w:val="ru-RU"/>
        </w:rPr>
        <w:t xml:space="preserve"> </w:t>
      </w:r>
    </w:p>
    <w:p w:rsidR="00621BB3" w:rsidRPr="00621BB3" w:rsidRDefault="00621BB3" w:rsidP="00621BB3">
      <w:pPr>
        <w:spacing w:after="0" w:line="240" w:lineRule="auto"/>
        <w:jc w:val="both"/>
        <w:rPr>
          <w:lang w:val="ru-RU"/>
        </w:rPr>
      </w:pPr>
      <w:r w:rsidRPr="00621BB3">
        <w:rPr>
          <w:lang w:val="ru-RU"/>
        </w:rPr>
        <w:t xml:space="preserve">Для репликации изменений из </w:t>
      </w:r>
      <w:r>
        <w:rPr>
          <w:lang w:val="ru-RU"/>
        </w:rPr>
        <w:t xml:space="preserve">одной системы в другую предполагается использование </w:t>
      </w:r>
      <w:r w:rsidRPr="00621BB3">
        <w:rPr>
          <w:lang w:val="ru-RU"/>
        </w:rPr>
        <w:t>«шлюз</w:t>
      </w:r>
      <w:r>
        <w:rPr>
          <w:lang w:val="ru-RU"/>
        </w:rPr>
        <w:t>а</w:t>
      </w:r>
      <w:r w:rsidRPr="00621BB3">
        <w:rPr>
          <w:lang w:val="ru-RU"/>
        </w:rPr>
        <w:t xml:space="preserve"> </w:t>
      </w:r>
      <w:r>
        <w:t>IBS</w:t>
      </w:r>
      <w:r w:rsidRPr="00621BB3">
        <w:rPr>
          <w:lang w:val="ru-RU"/>
        </w:rPr>
        <w:t xml:space="preserve">». Шлюз </w:t>
      </w:r>
      <w:r>
        <w:t>IBS</w:t>
      </w:r>
      <w:r w:rsidRPr="00621BB3">
        <w:rPr>
          <w:lang w:val="ru-RU"/>
        </w:rPr>
        <w:t xml:space="preserve"> - это </w:t>
      </w:r>
      <w:r>
        <w:rPr>
          <w:lang w:val="ru-RU"/>
        </w:rPr>
        <w:t xml:space="preserve">набор таблиц, развернутых на одном инстансе с базой </w:t>
      </w:r>
      <w:r>
        <w:t>IBS</w:t>
      </w:r>
      <w:r w:rsidRPr="00621BB3">
        <w:rPr>
          <w:lang w:val="ru-RU"/>
        </w:rPr>
        <w:t xml:space="preserve">, </w:t>
      </w:r>
      <w:r>
        <w:rPr>
          <w:lang w:val="ru-RU"/>
        </w:rPr>
        <w:t xml:space="preserve">среди которых </w:t>
      </w:r>
      <w:r w:rsidRPr="00621BB3">
        <w:rPr>
          <w:lang w:val="ru-RU"/>
        </w:rPr>
        <w:t xml:space="preserve">есть центральная таблица очереди событий репликации, а также набор таблиц для хранения детальной информации для </w:t>
      </w:r>
      <w:r w:rsidR="003A4E3A" w:rsidRPr="00621BB3">
        <w:rPr>
          <w:lang w:val="ru-RU"/>
        </w:rPr>
        <w:t>репликаци</w:t>
      </w:r>
      <w:r w:rsidR="003A4E3A">
        <w:rPr>
          <w:lang w:val="ru-RU"/>
        </w:rPr>
        <w:t>й</w:t>
      </w:r>
      <w:r w:rsidRPr="00621BB3">
        <w:rPr>
          <w:lang w:val="ru-RU"/>
        </w:rPr>
        <w:t xml:space="preserve">. </w:t>
      </w:r>
      <w:r>
        <w:rPr>
          <w:lang w:val="ru-RU"/>
        </w:rPr>
        <w:t>С</w:t>
      </w:r>
      <w:r w:rsidRPr="00621BB3">
        <w:rPr>
          <w:lang w:val="ru-RU"/>
        </w:rPr>
        <w:t xml:space="preserve">труктура этих таблиц будет подобна структуре таблиц из </w:t>
      </w:r>
      <w:r>
        <w:t>RS</w:t>
      </w:r>
      <w:r w:rsidRPr="00621BB3">
        <w:rPr>
          <w:lang w:val="ru-RU"/>
        </w:rPr>
        <w:t>-</w:t>
      </w:r>
      <w:r>
        <w:t>Bank</w:t>
      </w:r>
      <w:r w:rsidRPr="00621BB3">
        <w:rPr>
          <w:lang w:val="ru-RU"/>
        </w:rPr>
        <w:t xml:space="preserve"> </w:t>
      </w:r>
      <w:r>
        <w:t>v</w:t>
      </w:r>
      <w:r w:rsidRPr="00621BB3">
        <w:rPr>
          <w:lang w:val="ru-RU"/>
        </w:rPr>
        <w:t>6.20.</w:t>
      </w:r>
    </w:p>
    <w:p w:rsidR="00621BB3" w:rsidRPr="00621BB3" w:rsidRDefault="00621BB3" w:rsidP="005851C4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>В момент совершения операции в одной из систем, формируется событие для репликации и заполняется вся необходимая детальная информация в таблиц</w:t>
      </w:r>
      <w:r w:rsidR="006E28AB">
        <w:rPr>
          <w:lang w:val="ru-RU"/>
        </w:rPr>
        <w:t>ах детальной информации</w:t>
      </w:r>
      <w:r w:rsidRPr="00621BB3">
        <w:rPr>
          <w:lang w:val="ru-RU"/>
        </w:rPr>
        <w:t>.</w:t>
      </w:r>
    </w:p>
    <w:p w:rsidR="00621BB3" w:rsidRDefault="00621BB3" w:rsidP="005851C4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>Обработка этих событий происходит отдельным процессом, который в цикле в течении дня проверяет наличие новых событий для репликации и обрабатывает их, отражая изменения в другой системе.</w:t>
      </w:r>
    </w:p>
    <w:p w:rsidR="00994A35" w:rsidRDefault="00994A35" w:rsidP="005851C4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>Репликация в обе стороны будет происходить в режиме «Псевдо-</w:t>
      </w:r>
      <w:r w:rsidR="005851C4">
        <w:t>Online</w:t>
      </w:r>
      <w:r>
        <w:rPr>
          <w:lang w:val="ru-RU"/>
        </w:rPr>
        <w:t>» с временем полного цикла репликации для одиночных операций 15-20 секунд, для пакетных операций – до нескольких десятков минут.</w:t>
      </w:r>
    </w:p>
    <w:p w:rsidR="00994A35" w:rsidRPr="00994A35" w:rsidRDefault="00994A35" w:rsidP="00994A35">
      <w:pPr>
        <w:spacing w:after="0" w:line="240" w:lineRule="auto"/>
        <w:jc w:val="both"/>
        <w:rPr>
          <w:lang w:val="ru-RU"/>
        </w:rPr>
      </w:pPr>
    </w:p>
    <w:p w:rsidR="003A4E3A" w:rsidRDefault="00994A35" w:rsidP="003A4E3A">
      <w:pPr>
        <w:spacing w:after="0" w:line="240" w:lineRule="auto"/>
        <w:jc w:val="both"/>
        <w:rPr>
          <w:ins w:id="11" w:author="softlab" w:date="2019-12-19T10:32:00Z"/>
          <w:lang w:val="ru-RU"/>
        </w:rPr>
      </w:pPr>
      <w:r w:rsidRPr="00994A35">
        <w:rPr>
          <w:b/>
          <w:u w:val="single"/>
          <w:lang w:val="ru-RU"/>
        </w:rPr>
        <w:t>Вариант №2</w:t>
      </w:r>
      <w:r>
        <w:rPr>
          <w:lang w:val="ru-RU"/>
        </w:rPr>
        <w:t xml:space="preserve"> </w:t>
      </w:r>
      <w:ins w:id="12" w:author="softlab" w:date="2019-12-19T10:32:00Z">
        <w:r w:rsidR="003A4E3A">
          <w:rPr>
            <w:lang w:val="ru-RU"/>
          </w:rPr>
          <w:t xml:space="preserve">Двухсторонняя интеграция из </w:t>
        </w:r>
        <w:r w:rsidR="003A4E3A">
          <w:t>IBS</w:t>
        </w:r>
        <w:r w:rsidR="003A4E3A">
          <w:rPr>
            <w:lang w:val="ru-RU"/>
          </w:rPr>
          <w:t xml:space="preserve"> </w:t>
        </w:r>
        <w:r w:rsidR="003A4E3A" w:rsidRPr="000558D0">
          <w:rPr>
            <w:lang w:val="ru-RU"/>
          </w:rPr>
          <w:t xml:space="preserve">и АБС </w:t>
        </w:r>
        <w:r w:rsidR="003A4E3A">
          <w:t>RS</w:t>
        </w:r>
        <w:r w:rsidR="003A4E3A" w:rsidRPr="000558D0">
          <w:rPr>
            <w:lang w:val="ru-RU"/>
          </w:rPr>
          <w:t>-</w:t>
        </w:r>
        <w:r w:rsidR="003A4E3A">
          <w:t>Bank</w:t>
        </w:r>
        <w:r w:rsidR="003A4E3A" w:rsidRPr="000558D0">
          <w:rPr>
            <w:lang w:val="ru-RU"/>
          </w:rPr>
          <w:t xml:space="preserve"> </w:t>
        </w:r>
        <w:r w:rsidR="003A4E3A">
          <w:t>v</w:t>
        </w:r>
        <w:r w:rsidR="003A4E3A" w:rsidRPr="000558D0">
          <w:rPr>
            <w:lang w:val="ru-RU"/>
          </w:rPr>
          <w:t>.</w:t>
        </w:r>
        <w:r w:rsidR="003A4E3A">
          <w:rPr>
            <w:lang w:val="ru-RU"/>
          </w:rPr>
          <w:t>6</w:t>
        </w:r>
        <w:r w:rsidR="003A4E3A" w:rsidRPr="000558D0">
          <w:rPr>
            <w:lang w:val="ru-RU"/>
          </w:rPr>
          <w:t>.</w:t>
        </w:r>
        <w:r w:rsidR="003A4E3A">
          <w:rPr>
            <w:lang w:val="ru-RU"/>
          </w:rPr>
          <w:t>20</w:t>
        </w:r>
        <w:r w:rsidR="003A4E3A" w:rsidRPr="000558D0">
          <w:rPr>
            <w:lang w:val="ru-RU"/>
          </w:rPr>
          <w:t>.</w:t>
        </w:r>
        <w:r w:rsidR="003A4E3A">
          <w:rPr>
            <w:lang w:val="ru-RU"/>
          </w:rPr>
          <w:t xml:space="preserve"> и в обратном направлении </w:t>
        </w:r>
        <w:proofErr w:type="gramStart"/>
        <w:r w:rsidR="003A4E3A">
          <w:rPr>
            <w:lang w:val="ru-RU"/>
          </w:rPr>
          <w:t>без  использования</w:t>
        </w:r>
        <w:proofErr w:type="gramEnd"/>
        <w:r w:rsidR="003A4E3A">
          <w:rPr>
            <w:lang w:val="ru-RU"/>
          </w:rPr>
          <w:t xml:space="preserve"> шлюза. </w:t>
        </w:r>
      </w:ins>
    </w:p>
    <w:p w:rsidR="005851C4" w:rsidRDefault="000C6CD1" w:rsidP="005851C4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В момент совершения операции в одной из систем происходит </w:t>
      </w:r>
      <w:ins w:id="13" w:author="softlab" w:date="2019-12-19T10:34:00Z">
        <w:r w:rsidR="003A4E3A">
          <w:rPr>
            <w:lang w:val="ru-RU"/>
          </w:rPr>
          <w:t xml:space="preserve">единомоментная </w:t>
        </w:r>
      </w:ins>
      <w:r>
        <w:rPr>
          <w:lang w:val="ru-RU"/>
        </w:rPr>
        <w:t>р</w:t>
      </w:r>
      <w:r w:rsidR="005851C4">
        <w:rPr>
          <w:lang w:val="ru-RU"/>
        </w:rPr>
        <w:t xml:space="preserve">епликация </w:t>
      </w:r>
      <w:r>
        <w:rPr>
          <w:lang w:val="ru-RU"/>
        </w:rPr>
        <w:t xml:space="preserve">этого </w:t>
      </w:r>
      <w:r w:rsidR="00621BB3">
        <w:rPr>
          <w:lang w:val="ru-RU"/>
        </w:rPr>
        <w:t xml:space="preserve">события </w:t>
      </w:r>
      <w:r>
        <w:rPr>
          <w:lang w:val="ru-RU"/>
        </w:rPr>
        <w:t>в другой системе</w:t>
      </w:r>
      <w:r w:rsidR="00621BB3">
        <w:rPr>
          <w:lang w:val="ru-RU"/>
        </w:rPr>
        <w:t>.</w:t>
      </w:r>
      <w:r>
        <w:rPr>
          <w:lang w:val="ru-RU"/>
        </w:rPr>
        <w:t xml:space="preserve"> Все происходит в одной транзакции. Если по какой-то причине произошел сбой репликации, операция не производится.</w:t>
      </w:r>
      <w:r w:rsidR="00621BB3">
        <w:rPr>
          <w:lang w:val="ru-RU"/>
        </w:rPr>
        <w:t xml:space="preserve"> Для этого система, в которой происходит операция</w:t>
      </w:r>
      <w:r w:rsidR="006D1181">
        <w:rPr>
          <w:lang w:val="ru-RU"/>
        </w:rPr>
        <w:t>,</w:t>
      </w:r>
      <w:r w:rsidR="00621BB3">
        <w:rPr>
          <w:lang w:val="ru-RU"/>
        </w:rPr>
        <w:t xml:space="preserve"> будет вызывать процедуру, реализованную в другой системе для отражения этой операции в другой системе. </w:t>
      </w:r>
      <w:r w:rsidR="006D1181">
        <w:rPr>
          <w:lang w:val="ru-RU"/>
        </w:rPr>
        <w:t xml:space="preserve">Либо </w:t>
      </w:r>
      <w:proofErr w:type="gramStart"/>
      <w:r w:rsidR="006D1181">
        <w:rPr>
          <w:lang w:val="ru-RU"/>
        </w:rPr>
        <w:t>вызыва</w:t>
      </w:r>
      <w:r w:rsidR="003A4E3A">
        <w:rPr>
          <w:lang w:val="ru-RU"/>
        </w:rPr>
        <w:t xml:space="preserve">ет </w:t>
      </w:r>
      <w:r w:rsidR="006D1181">
        <w:rPr>
          <w:lang w:val="ru-RU"/>
        </w:rPr>
        <w:t xml:space="preserve"> соответствующий</w:t>
      </w:r>
      <w:proofErr w:type="gramEnd"/>
      <w:r w:rsidR="006D1181">
        <w:rPr>
          <w:lang w:val="ru-RU"/>
        </w:rPr>
        <w:t xml:space="preserve"> веб-сервис, работающий на стороне другой системы.</w:t>
      </w:r>
    </w:p>
    <w:p w:rsidR="00994A35" w:rsidRDefault="00994A35" w:rsidP="00994A35">
      <w:pPr>
        <w:spacing w:after="0" w:line="240" w:lineRule="auto"/>
        <w:jc w:val="both"/>
        <w:rPr>
          <w:lang w:val="ru-RU"/>
        </w:rPr>
      </w:pPr>
    </w:p>
    <w:p w:rsidR="00E3255D" w:rsidRPr="00524AE5" w:rsidRDefault="00E3255D" w:rsidP="00E3255D">
      <w:pPr>
        <w:spacing w:after="0" w:line="240" w:lineRule="auto"/>
        <w:jc w:val="both"/>
        <w:rPr>
          <w:lang w:val="ru-RU"/>
        </w:rPr>
      </w:pPr>
      <w:r w:rsidRPr="00994A35">
        <w:rPr>
          <w:b/>
          <w:u w:val="single"/>
          <w:lang w:val="ru-RU"/>
        </w:rPr>
        <w:t>Вариант №</w:t>
      </w:r>
      <w:r>
        <w:rPr>
          <w:b/>
          <w:u w:val="single"/>
          <w:lang w:val="ru-RU"/>
        </w:rPr>
        <w:t>3</w:t>
      </w:r>
      <w:r>
        <w:rPr>
          <w:lang w:val="ru-RU"/>
        </w:rPr>
        <w:t xml:space="preserve">. </w:t>
      </w:r>
      <w:r w:rsidRPr="00E3255D">
        <w:rPr>
          <w:lang w:val="ru-RU"/>
        </w:rPr>
        <w:t>Архитектурная схема, при которой IBS выступает в роли web-интерфейса к RS-Bank v.6.20.</w:t>
      </w:r>
      <w:r>
        <w:rPr>
          <w:b/>
          <w:u w:val="single"/>
          <w:lang w:val="ru-RU"/>
        </w:rPr>
        <w:t xml:space="preserve"> </w:t>
      </w:r>
    </w:p>
    <w:p w:rsidR="00E3255D" w:rsidRDefault="00E3255D" w:rsidP="00994A35">
      <w:pPr>
        <w:spacing w:after="0" w:line="240" w:lineRule="auto"/>
        <w:jc w:val="both"/>
        <w:rPr>
          <w:lang w:val="ru-RU"/>
        </w:rPr>
      </w:pPr>
    </w:p>
    <w:p w:rsidR="006D1181" w:rsidRDefault="006D1181" w:rsidP="00DA7485">
      <w:pPr>
        <w:spacing w:after="0" w:line="240" w:lineRule="auto"/>
        <w:jc w:val="both"/>
        <w:rPr>
          <w:b/>
          <w:u w:val="single"/>
          <w:lang w:val="ru-RU"/>
        </w:rPr>
      </w:pPr>
    </w:p>
    <w:p w:rsidR="00E3255D" w:rsidRDefault="00E3255D" w:rsidP="00DA7485">
      <w:pPr>
        <w:spacing w:after="0" w:line="240" w:lineRule="auto"/>
        <w:jc w:val="both"/>
        <w:rPr>
          <w:b/>
          <w:u w:val="single"/>
          <w:lang w:val="ru-RU"/>
        </w:rPr>
      </w:pPr>
    </w:p>
    <w:p w:rsidR="00E3255D" w:rsidRDefault="00E3255D" w:rsidP="00DA7485">
      <w:pPr>
        <w:spacing w:after="0" w:line="240" w:lineRule="auto"/>
        <w:jc w:val="both"/>
        <w:rPr>
          <w:b/>
          <w:u w:val="single"/>
          <w:lang w:val="ru-RU"/>
        </w:rPr>
      </w:pPr>
    </w:p>
    <w:p w:rsidR="00E3255D" w:rsidRDefault="00E3255D" w:rsidP="00DA7485">
      <w:pPr>
        <w:spacing w:after="0" w:line="240" w:lineRule="auto"/>
        <w:jc w:val="both"/>
        <w:rPr>
          <w:b/>
          <w:u w:val="single"/>
          <w:lang w:val="ru-RU"/>
        </w:rPr>
      </w:pPr>
    </w:p>
    <w:p w:rsidR="006D1181" w:rsidRDefault="006D1181" w:rsidP="00DA7485">
      <w:pPr>
        <w:spacing w:after="0" w:line="240" w:lineRule="auto"/>
        <w:jc w:val="both"/>
        <w:rPr>
          <w:b/>
          <w:u w:val="single"/>
          <w:lang w:val="ru-RU"/>
        </w:rPr>
      </w:pPr>
    </w:p>
    <w:p w:rsidR="006D1181" w:rsidRDefault="006D1181" w:rsidP="00DA7485">
      <w:pPr>
        <w:spacing w:after="0" w:line="240" w:lineRule="auto"/>
        <w:jc w:val="both"/>
        <w:rPr>
          <w:b/>
          <w:u w:val="single"/>
          <w:lang w:val="ru-RU"/>
        </w:rPr>
      </w:pPr>
    </w:p>
    <w:p w:rsidR="000C6CD1" w:rsidRDefault="000C6CD1" w:rsidP="00DA7485">
      <w:pPr>
        <w:spacing w:after="0" w:line="240" w:lineRule="auto"/>
        <w:jc w:val="both"/>
        <w:rPr>
          <w:b/>
          <w:u w:val="single"/>
          <w:lang w:val="ru-RU"/>
        </w:rPr>
      </w:pPr>
    </w:p>
    <w:p w:rsidR="000C6CD1" w:rsidRDefault="000C6CD1" w:rsidP="00DA7485">
      <w:pPr>
        <w:spacing w:after="0" w:line="240" w:lineRule="auto"/>
        <w:jc w:val="both"/>
        <w:rPr>
          <w:b/>
          <w:u w:val="single"/>
          <w:lang w:val="ru-RU"/>
        </w:rPr>
      </w:pPr>
    </w:p>
    <w:p w:rsidR="000C6CD1" w:rsidRDefault="000C6CD1" w:rsidP="00DA7485">
      <w:pPr>
        <w:spacing w:after="0" w:line="240" w:lineRule="auto"/>
        <w:jc w:val="both"/>
        <w:rPr>
          <w:b/>
          <w:u w:val="single"/>
          <w:lang w:val="ru-RU"/>
        </w:rPr>
      </w:pPr>
    </w:p>
    <w:p w:rsidR="00DA7485" w:rsidRDefault="00DA7485" w:rsidP="00DA7485">
      <w:pPr>
        <w:spacing w:after="0" w:line="240" w:lineRule="auto"/>
        <w:jc w:val="both"/>
        <w:rPr>
          <w:lang w:val="ru-RU"/>
        </w:rPr>
      </w:pPr>
      <w:r w:rsidRPr="00485F21">
        <w:rPr>
          <w:b/>
          <w:u w:val="single"/>
          <w:lang w:val="ru-RU"/>
        </w:rPr>
        <w:t xml:space="preserve">Архитектурная схема репликации из </w:t>
      </w:r>
      <w:r w:rsidRPr="00485F21">
        <w:rPr>
          <w:b/>
          <w:u w:val="single"/>
        </w:rPr>
        <w:t>IBS</w:t>
      </w:r>
      <w:r w:rsidRPr="00485F21">
        <w:rPr>
          <w:b/>
          <w:u w:val="single"/>
          <w:lang w:val="ru-RU"/>
        </w:rPr>
        <w:t xml:space="preserve"> в </w:t>
      </w:r>
      <w:r w:rsidRPr="00485F21">
        <w:rPr>
          <w:b/>
          <w:u w:val="single"/>
        </w:rPr>
        <w:t>RS</w:t>
      </w:r>
      <w:r w:rsidRPr="00485F21">
        <w:rPr>
          <w:b/>
          <w:u w:val="single"/>
          <w:lang w:val="ru-RU"/>
        </w:rPr>
        <w:t>-</w:t>
      </w:r>
      <w:r w:rsidRPr="00485F21">
        <w:rPr>
          <w:b/>
          <w:u w:val="single"/>
        </w:rPr>
        <w:t>Bank</w:t>
      </w:r>
      <w:r w:rsidRPr="00485F21">
        <w:rPr>
          <w:b/>
          <w:u w:val="single"/>
          <w:lang w:val="ru-RU"/>
        </w:rPr>
        <w:t xml:space="preserve"> </w:t>
      </w:r>
      <w:r w:rsidRPr="00485F21">
        <w:rPr>
          <w:b/>
          <w:u w:val="single"/>
        </w:rPr>
        <w:t>v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>6</w:t>
      </w:r>
      <w:r w:rsidRPr="00485F21">
        <w:rPr>
          <w:b/>
          <w:u w:val="single"/>
          <w:lang w:val="ru-RU"/>
        </w:rPr>
        <w:t>.</w:t>
      </w:r>
      <w:r w:rsidR="00A0097C">
        <w:rPr>
          <w:b/>
          <w:u w:val="single"/>
          <w:lang w:val="ru-RU"/>
        </w:rPr>
        <w:t>2</w:t>
      </w:r>
      <w:r>
        <w:rPr>
          <w:b/>
          <w:u w:val="single"/>
          <w:lang w:val="ru-RU"/>
        </w:rPr>
        <w:t>0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 xml:space="preserve"> </w:t>
      </w:r>
      <w:r w:rsidR="000C6CD1">
        <w:rPr>
          <w:b/>
          <w:u w:val="single"/>
          <w:lang w:val="ru-RU"/>
        </w:rPr>
        <w:t xml:space="preserve">по </w:t>
      </w:r>
      <w:r w:rsidRPr="00994A35">
        <w:rPr>
          <w:b/>
          <w:u w:val="single"/>
          <w:lang w:val="ru-RU"/>
        </w:rPr>
        <w:t>Вариант</w:t>
      </w:r>
      <w:r w:rsidR="000C6CD1">
        <w:rPr>
          <w:b/>
          <w:u w:val="single"/>
          <w:lang w:val="ru-RU"/>
        </w:rPr>
        <w:t>у</w:t>
      </w:r>
      <w:r w:rsidRPr="00994A35">
        <w:rPr>
          <w:b/>
          <w:u w:val="single"/>
          <w:lang w:val="ru-RU"/>
        </w:rPr>
        <w:t xml:space="preserve"> №1</w:t>
      </w:r>
      <w:r>
        <w:rPr>
          <w:lang w:val="ru-RU"/>
        </w:rPr>
        <w:t xml:space="preserve"> </w:t>
      </w:r>
      <w:r w:rsidRPr="005851C4">
        <w:rPr>
          <w:lang w:val="ru-RU"/>
        </w:rPr>
        <w:t>(</w:t>
      </w:r>
      <w:r w:rsidR="006D1181">
        <w:rPr>
          <w:lang w:val="ru-RU"/>
        </w:rPr>
        <w:t>с использованием шлюза</w:t>
      </w:r>
      <w:r>
        <w:rPr>
          <w:lang w:val="ru-RU"/>
        </w:rPr>
        <w:t>).</w:t>
      </w:r>
    </w:p>
    <w:p w:rsidR="00DA7485" w:rsidRPr="001B161F" w:rsidRDefault="00A846A6" w:rsidP="00DA7485">
      <w:pPr>
        <w:spacing w:after="0" w:line="240" w:lineRule="auto"/>
        <w:jc w:val="both"/>
        <w:rPr>
          <w:b/>
          <w:u w:val="single"/>
        </w:rPr>
      </w:pPr>
      <w:r>
        <w:object w:dxaOrig="10590" w:dyaOrig="11536">
          <v:shape id="_x0000_i1028" type="#_x0000_t75" style="width:520.5pt;height:568.5pt" o:ole="">
            <v:imagedata r:id="rId12" o:title=""/>
          </v:shape>
          <o:OLEObject Type="Embed" ProgID="Visio.Drawing.15" ShapeID="_x0000_i1028" DrawAspect="Content" ObjectID="_1638259011" r:id="rId13"/>
        </w:object>
      </w:r>
    </w:p>
    <w:p w:rsidR="00DA7485" w:rsidRPr="00DA4E07" w:rsidRDefault="00DA7485" w:rsidP="00DA7485">
      <w:pPr>
        <w:spacing w:after="0" w:line="240" w:lineRule="auto"/>
        <w:jc w:val="both"/>
        <w:rPr>
          <w:lang w:val="ru-RU"/>
        </w:rPr>
      </w:pPr>
    </w:p>
    <w:p w:rsidR="00DA7485" w:rsidRPr="00B62D2D" w:rsidRDefault="00DA7485" w:rsidP="00DA7485">
      <w:pPr>
        <w:spacing w:after="0" w:line="240" w:lineRule="auto"/>
        <w:rPr>
          <w:lang w:val="ru-RU"/>
        </w:rPr>
      </w:pPr>
      <w:r>
        <w:rPr>
          <w:lang w:val="ru-RU"/>
        </w:rPr>
        <w:t>Описание потоков</w:t>
      </w:r>
      <w:r w:rsidRPr="00B62D2D">
        <w:rPr>
          <w:lang w:val="ru-RU"/>
        </w:rPr>
        <w:t>.</w:t>
      </w:r>
    </w:p>
    <w:p w:rsidR="00DA7485" w:rsidRDefault="001B161F" w:rsidP="00DA7485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lang w:val="ru-RU"/>
        </w:rPr>
      </w:pPr>
      <w:r w:rsidRPr="001B161F">
        <w:rPr>
          <w:lang w:val="ru-RU"/>
        </w:rPr>
        <w:t xml:space="preserve">.. (9)  </w:t>
      </w:r>
      <w:r>
        <w:rPr>
          <w:lang w:val="ru-RU"/>
        </w:rPr>
        <w:t xml:space="preserve">Описание потоков </w:t>
      </w:r>
      <w:proofErr w:type="gramStart"/>
      <w:r>
        <w:rPr>
          <w:lang w:val="ru-RU"/>
        </w:rPr>
        <w:t>1 .</w:t>
      </w:r>
      <w:proofErr w:type="gramEnd"/>
      <w:r>
        <w:rPr>
          <w:lang w:val="ru-RU"/>
        </w:rPr>
        <w:t xml:space="preserve"> . 9 точно такое же, как и в разделе «Архитектура интеграции «Как есть»</w:t>
      </w:r>
      <w:r w:rsidR="00DA7485" w:rsidRPr="005D0FF4">
        <w:rPr>
          <w:lang w:val="ru-RU"/>
        </w:rPr>
        <w:t xml:space="preserve">. </w:t>
      </w:r>
    </w:p>
    <w:p w:rsidR="00DA7485" w:rsidRDefault="00A668EE" w:rsidP="009C4E0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 </w:t>
      </w:r>
      <w:r w:rsidR="009C4E07">
        <w:rPr>
          <w:lang w:val="ru-RU"/>
        </w:rPr>
        <w:t xml:space="preserve">Со стороны </w:t>
      </w:r>
      <w:r w:rsidR="009C4E07">
        <w:t>RS</w:t>
      </w:r>
      <w:r w:rsidR="009C4E07" w:rsidRPr="001B161F">
        <w:rPr>
          <w:lang w:val="ru-RU"/>
        </w:rPr>
        <w:t>-</w:t>
      </w:r>
      <w:r w:rsidR="009C4E07">
        <w:t>Bank</w:t>
      </w:r>
      <w:r w:rsidR="009C4E07" w:rsidRPr="001B161F">
        <w:rPr>
          <w:lang w:val="ru-RU"/>
        </w:rPr>
        <w:t xml:space="preserve"> </w:t>
      </w:r>
      <w:r w:rsidR="009C4E07">
        <w:t>v</w:t>
      </w:r>
      <w:r w:rsidR="009C4E07" w:rsidRPr="001B161F">
        <w:rPr>
          <w:lang w:val="ru-RU"/>
        </w:rPr>
        <w:t>.6.20.</w:t>
      </w:r>
      <w:r w:rsidR="009C4E07" w:rsidRPr="009C4E07">
        <w:rPr>
          <w:lang w:val="ru-RU"/>
        </w:rPr>
        <w:t xml:space="preserve"> </w:t>
      </w:r>
      <w:r w:rsidR="009C4E07">
        <w:rPr>
          <w:lang w:val="ru-RU"/>
        </w:rPr>
        <w:t xml:space="preserve">будет реализован </w:t>
      </w:r>
      <w:r w:rsidR="009C4E07">
        <w:t>PL</w:t>
      </w:r>
      <w:r w:rsidR="009C4E07" w:rsidRPr="009C4E07">
        <w:rPr>
          <w:lang w:val="ru-RU"/>
        </w:rPr>
        <w:t>-</w:t>
      </w:r>
      <w:r w:rsidR="009C4E07">
        <w:t>SQL</w:t>
      </w:r>
      <w:r w:rsidR="009C4E07" w:rsidRPr="009C4E07">
        <w:rPr>
          <w:lang w:val="ru-RU"/>
        </w:rPr>
        <w:t xml:space="preserve"> </w:t>
      </w:r>
      <w:r w:rsidR="009C4E07">
        <w:rPr>
          <w:lang w:val="ru-RU"/>
        </w:rPr>
        <w:t xml:space="preserve">пакет, который будет анализировать содержимое таблиц «шлюза </w:t>
      </w:r>
      <w:r w:rsidR="009C4E07">
        <w:t>IBS</w:t>
      </w:r>
      <w:r w:rsidR="009C4E07">
        <w:rPr>
          <w:lang w:val="ru-RU"/>
        </w:rPr>
        <w:t xml:space="preserve">» и в случае наличия необработанных записей обрабатывать их, отражая изменения в таблицах </w:t>
      </w:r>
      <w:r w:rsidR="009C4E07">
        <w:t>RS</w:t>
      </w:r>
      <w:r w:rsidR="009C4E07" w:rsidRPr="001B161F">
        <w:rPr>
          <w:lang w:val="ru-RU"/>
        </w:rPr>
        <w:t>-</w:t>
      </w:r>
      <w:r w:rsidR="009C4E07">
        <w:t>Bank</w:t>
      </w:r>
      <w:r w:rsidR="009C4E07" w:rsidRPr="001B161F">
        <w:rPr>
          <w:lang w:val="ru-RU"/>
        </w:rPr>
        <w:t xml:space="preserve"> </w:t>
      </w:r>
      <w:r w:rsidR="009C4E07">
        <w:t>v</w:t>
      </w:r>
      <w:r w:rsidR="009C4E07" w:rsidRPr="001B161F">
        <w:rPr>
          <w:lang w:val="ru-RU"/>
        </w:rPr>
        <w:t>.6.20.</w:t>
      </w:r>
      <w:r w:rsidR="009C4E07">
        <w:rPr>
          <w:lang w:val="ru-RU"/>
        </w:rPr>
        <w:t xml:space="preserve"> </w:t>
      </w:r>
    </w:p>
    <w:p w:rsidR="00994A35" w:rsidRDefault="00994A35" w:rsidP="00994A35">
      <w:pPr>
        <w:spacing w:after="0" w:line="240" w:lineRule="auto"/>
        <w:jc w:val="both"/>
        <w:rPr>
          <w:b/>
          <w:u w:val="single"/>
          <w:lang w:val="ru-RU"/>
        </w:rPr>
      </w:pPr>
    </w:p>
    <w:p w:rsidR="00A668EE" w:rsidRDefault="00A668EE" w:rsidP="00994A35">
      <w:pPr>
        <w:spacing w:after="0" w:line="240" w:lineRule="auto"/>
        <w:jc w:val="both"/>
        <w:rPr>
          <w:ins w:id="14" w:author="softlab" w:date="2019-12-19T10:36:00Z"/>
          <w:lang w:val="ru-RU"/>
        </w:rPr>
      </w:pPr>
      <w:r>
        <w:rPr>
          <w:lang w:val="ru-RU"/>
        </w:rPr>
        <w:t xml:space="preserve">Преимущество этого варианта в том, что со стороны </w:t>
      </w:r>
      <w:r>
        <w:t>IBS</w:t>
      </w:r>
      <w:r>
        <w:rPr>
          <w:lang w:val="ru-RU"/>
        </w:rPr>
        <w:t xml:space="preserve"> практически никаких доработок не потребуется, сейчас используется примерно такой</w:t>
      </w:r>
      <w:r w:rsidR="003A4E3A">
        <w:rPr>
          <w:lang w:val="ru-RU"/>
        </w:rPr>
        <w:t xml:space="preserve"> </w:t>
      </w:r>
      <w:proofErr w:type="gramStart"/>
      <w:r w:rsidR="003A4E3A">
        <w:rPr>
          <w:lang w:val="ru-RU"/>
        </w:rPr>
        <w:t xml:space="preserve">же </w:t>
      </w:r>
      <w:r>
        <w:rPr>
          <w:lang w:val="ru-RU"/>
        </w:rPr>
        <w:t xml:space="preserve"> механизм</w:t>
      </w:r>
      <w:proofErr w:type="gramEnd"/>
      <w:r>
        <w:rPr>
          <w:lang w:val="ru-RU"/>
        </w:rPr>
        <w:t xml:space="preserve"> репликации</w:t>
      </w:r>
      <w:r w:rsidRPr="00A668EE">
        <w:rPr>
          <w:lang w:val="ru-RU"/>
        </w:rPr>
        <w:t xml:space="preserve"> </w:t>
      </w:r>
      <w:r>
        <w:t>c</w:t>
      </w:r>
      <w:r w:rsidRPr="00A668EE">
        <w:rPr>
          <w:lang w:val="ru-RU"/>
        </w:rPr>
        <w:t xml:space="preserve"> </w:t>
      </w:r>
      <w:r>
        <w:t>RS</w:t>
      </w:r>
      <w:r w:rsidRPr="001B161F">
        <w:rPr>
          <w:lang w:val="ru-RU"/>
        </w:rPr>
        <w:t>-</w:t>
      </w:r>
      <w:r>
        <w:t>Bank</w:t>
      </w:r>
      <w:r w:rsidRPr="001B161F">
        <w:rPr>
          <w:lang w:val="ru-RU"/>
        </w:rPr>
        <w:t xml:space="preserve"> </w:t>
      </w:r>
      <w:r>
        <w:t>v</w:t>
      </w:r>
      <w:r w:rsidRPr="001B161F">
        <w:rPr>
          <w:lang w:val="ru-RU"/>
        </w:rPr>
        <w:t>.</w:t>
      </w:r>
      <w:r w:rsidRPr="00A668EE">
        <w:rPr>
          <w:lang w:val="ru-RU"/>
        </w:rPr>
        <w:t>5</w:t>
      </w:r>
      <w:r w:rsidRPr="001B161F">
        <w:rPr>
          <w:lang w:val="ru-RU"/>
        </w:rPr>
        <w:t>.</w:t>
      </w:r>
      <w:r w:rsidRPr="00A668EE">
        <w:rPr>
          <w:lang w:val="ru-RU"/>
        </w:rPr>
        <w:t>1</w:t>
      </w:r>
      <w:r>
        <w:rPr>
          <w:lang w:val="ru-RU"/>
        </w:rPr>
        <w:t>.</w:t>
      </w:r>
    </w:p>
    <w:p w:rsidR="003A4E3A" w:rsidRDefault="003A4E3A" w:rsidP="00994A35">
      <w:pPr>
        <w:spacing w:after="0" w:line="240" w:lineRule="auto"/>
        <w:jc w:val="both"/>
        <w:rPr>
          <w:ins w:id="15" w:author="softlab" w:date="2019-12-19T10:37:00Z"/>
          <w:lang w:val="ru-RU"/>
        </w:rPr>
      </w:pPr>
      <w:ins w:id="16" w:author="softlab" w:date="2019-12-19T10:36:00Z">
        <w:r>
          <w:rPr>
            <w:lang w:val="ru-RU"/>
          </w:rPr>
          <w:lastRenderedPageBreak/>
          <w:t xml:space="preserve">Также преимуществом этого варианта является возможность работы в </w:t>
        </w:r>
        <w:r>
          <w:t>IBS</w:t>
        </w:r>
        <w:r>
          <w:rPr>
            <w:lang w:val="ru-RU"/>
          </w:rPr>
          <w:t xml:space="preserve">, даже если </w:t>
        </w:r>
      </w:ins>
      <w:ins w:id="17" w:author="softlab" w:date="2019-12-19T10:37:00Z">
        <w:r>
          <w:rPr>
            <w:lang w:val="ru-RU"/>
          </w:rPr>
          <w:t xml:space="preserve">в этот момент </w:t>
        </w:r>
        <w:r>
          <w:t>RS</w:t>
        </w:r>
        <w:r w:rsidRPr="001B161F">
          <w:rPr>
            <w:lang w:val="ru-RU"/>
          </w:rPr>
          <w:t>-</w:t>
        </w:r>
        <w:r>
          <w:t>Bank</w:t>
        </w:r>
        <w:r w:rsidRPr="001B161F">
          <w:rPr>
            <w:lang w:val="ru-RU"/>
          </w:rPr>
          <w:t xml:space="preserve"> </w:t>
        </w:r>
        <w:r>
          <w:t>v</w:t>
        </w:r>
        <w:r w:rsidRPr="001B161F">
          <w:rPr>
            <w:lang w:val="ru-RU"/>
          </w:rPr>
          <w:t>.</w:t>
        </w:r>
        <w:r>
          <w:rPr>
            <w:lang w:val="ru-RU"/>
          </w:rPr>
          <w:t>6</w:t>
        </w:r>
        <w:r w:rsidRPr="001B161F">
          <w:rPr>
            <w:lang w:val="ru-RU"/>
          </w:rPr>
          <w:t>.</w:t>
        </w:r>
        <w:r>
          <w:rPr>
            <w:lang w:val="ru-RU"/>
          </w:rPr>
          <w:t>20. находится в нерабочем состоянии.</w:t>
        </w:r>
      </w:ins>
    </w:p>
    <w:p w:rsidR="003A4E3A" w:rsidRDefault="003A4E3A" w:rsidP="00994A35">
      <w:pPr>
        <w:spacing w:after="0" w:line="240" w:lineRule="auto"/>
        <w:jc w:val="both"/>
        <w:rPr>
          <w:b/>
          <w:u w:val="single"/>
          <w:lang w:val="ru-RU"/>
        </w:rPr>
      </w:pPr>
      <w:ins w:id="18" w:author="softlab" w:date="2019-12-19T10:37:00Z">
        <w:r>
          <w:rPr>
            <w:lang w:val="ru-RU"/>
          </w:rPr>
          <w:t xml:space="preserve">Недостатком варианта является </w:t>
        </w:r>
      </w:ins>
      <w:ins w:id="19" w:author="softlab" w:date="2019-12-19T10:38:00Z">
        <w:r>
          <w:rPr>
            <w:lang w:val="ru-RU"/>
          </w:rPr>
          <w:t>возможность ситуации, когда</w:t>
        </w:r>
      </w:ins>
      <w:ins w:id="20" w:author="softlab" w:date="2019-12-19T10:42:00Z">
        <w:r w:rsidR="005B068A">
          <w:rPr>
            <w:lang w:val="ru-RU"/>
          </w:rPr>
          <w:t xml:space="preserve"> в определенный момент времени</w:t>
        </w:r>
      </w:ins>
      <w:ins w:id="21" w:author="softlab" w:date="2019-12-19T10:38:00Z">
        <w:r>
          <w:rPr>
            <w:lang w:val="ru-RU"/>
          </w:rPr>
          <w:t xml:space="preserve"> данные в двух системах расходятся</w:t>
        </w:r>
        <w:r w:rsidR="005B068A">
          <w:rPr>
            <w:lang w:val="ru-RU"/>
          </w:rPr>
          <w:t>.</w:t>
        </w:r>
        <w:r>
          <w:rPr>
            <w:lang w:val="ru-RU"/>
          </w:rPr>
          <w:t xml:space="preserve"> </w:t>
        </w:r>
        <w:proofErr w:type="gramStart"/>
        <w:r w:rsidR="005B068A">
          <w:rPr>
            <w:lang w:val="ru-RU"/>
          </w:rPr>
          <w:t>Н</w:t>
        </w:r>
        <w:r>
          <w:rPr>
            <w:lang w:val="ru-RU"/>
          </w:rPr>
          <w:t>апример,  разный</w:t>
        </w:r>
        <w:proofErr w:type="gramEnd"/>
        <w:r>
          <w:rPr>
            <w:lang w:val="ru-RU"/>
          </w:rPr>
          <w:t xml:space="preserve"> остаток на счетах.</w:t>
        </w:r>
      </w:ins>
    </w:p>
    <w:p w:rsidR="00A668EE" w:rsidDel="003A4E3A" w:rsidRDefault="00A668EE" w:rsidP="00A668EE">
      <w:pPr>
        <w:spacing w:after="0" w:line="240" w:lineRule="auto"/>
        <w:jc w:val="both"/>
        <w:rPr>
          <w:del w:id="22" w:author="softlab" w:date="2019-12-19T10:38:00Z"/>
          <w:b/>
          <w:u w:val="single"/>
          <w:lang w:val="ru-RU"/>
        </w:rPr>
      </w:pPr>
    </w:p>
    <w:p w:rsidR="00A668EE" w:rsidRDefault="00A668EE" w:rsidP="00994A35">
      <w:pPr>
        <w:spacing w:after="0" w:line="240" w:lineRule="auto"/>
        <w:jc w:val="both"/>
        <w:rPr>
          <w:b/>
          <w:u w:val="single"/>
          <w:lang w:val="ru-RU"/>
        </w:rPr>
      </w:pPr>
    </w:p>
    <w:p w:rsidR="009C4E07" w:rsidRDefault="009C4E07" w:rsidP="009C4E07">
      <w:pPr>
        <w:spacing w:after="0" w:line="240" w:lineRule="auto"/>
        <w:jc w:val="both"/>
        <w:rPr>
          <w:lang w:val="ru-RU"/>
        </w:rPr>
      </w:pPr>
      <w:r w:rsidRPr="00485F21">
        <w:rPr>
          <w:b/>
          <w:u w:val="single"/>
          <w:lang w:val="ru-RU"/>
        </w:rPr>
        <w:t xml:space="preserve">Архитектурная схема репликации из </w:t>
      </w:r>
      <w:r w:rsidRPr="00485F21">
        <w:rPr>
          <w:b/>
          <w:u w:val="single"/>
        </w:rPr>
        <w:t>IBS</w:t>
      </w:r>
      <w:r w:rsidRPr="00485F21">
        <w:rPr>
          <w:b/>
          <w:u w:val="single"/>
          <w:lang w:val="ru-RU"/>
        </w:rPr>
        <w:t xml:space="preserve"> в </w:t>
      </w:r>
      <w:r w:rsidRPr="00485F21">
        <w:rPr>
          <w:b/>
          <w:u w:val="single"/>
        </w:rPr>
        <w:t>RS</w:t>
      </w:r>
      <w:r w:rsidRPr="00485F21">
        <w:rPr>
          <w:b/>
          <w:u w:val="single"/>
          <w:lang w:val="ru-RU"/>
        </w:rPr>
        <w:t>-</w:t>
      </w:r>
      <w:r w:rsidRPr="00485F21">
        <w:rPr>
          <w:b/>
          <w:u w:val="single"/>
        </w:rPr>
        <w:t>Bank</w:t>
      </w:r>
      <w:r w:rsidRPr="00485F21">
        <w:rPr>
          <w:b/>
          <w:u w:val="single"/>
          <w:lang w:val="ru-RU"/>
        </w:rPr>
        <w:t xml:space="preserve"> </w:t>
      </w:r>
      <w:r w:rsidRPr="00485F21">
        <w:rPr>
          <w:b/>
          <w:u w:val="single"/>
        </w:rPr>
        <w:t>v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>6</w:t>
      </w:r>
      <w:r w:rsidRPr="00485F21">
        <w:rPr>
          <w:b/>
          <w:u w:val="single"/>
          <w:lang w:val="ru-RU"/>
        </w:rPr>
        <w:t>.</w:t>
      </w:r>
      <w:r w:rsidR="00A0097C">
        <w:rPr>
          <w:b/>
          <w:u w:val="single"/>
          <w:lang w:val="ru-RU"/>
        </w:rPr>
        <w:t>2</w:t>
      </w:r>
      <w:r>
        <w:rPr>
          <w:b/>
          <w:u w:val="single"/>
          <w:lang w:val="ru-RU"/>
        </w:rPr>
        <w:t>0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 xml:space="preserve"> </w:t>
      </w:r>
      <w:r w:rsidRPr="00994A35">
        <w:rPr>
          <w:b/>
          <w:u w:val="single"/>
          <w:lang w:val="ru-RU"/>
        </w:rPr>
        <w:t>Вариант №</w:t>
      </w:r>
      <w:r>
        <w:rPr>
          <w:b/>
          <w:u w:val="single"/>
          <w:lang w:val="ru-RU"/>
        </w:rPr>
        <w:t>2</w:t>
      </w:r>
      <w:r>
        <w:rPr>
          <w:lang w:val="ru-RU"/>
        </w:rPr>
        <w:t xml:space="preserve"> </w:t>
      </w:r>
      <w:r w:rsidRPr="005851C4">
        <w:rPr>
          <w:lang w:val="ru-RU"/>
        </w:rPr>
        <w:t>(</w:t>
      </w:r>
      <w:r w:rsidR="006D1181">
        <w:rPr>
          <w:lang w:val="ru-RU"/>
        </w:rPr>
        <w:t>без использования шлюза</w:t>
      </w:r>
      <w:r>
        <w:rPr>
          <w:lang w:val="ru-RU"/>
        </w:rPr>
        <w:t>).</w:t>
      </w:r>
    </w:p>
    <w:p w:rsidR="00DD6156" w:rsidRPr="00A846A6" w:rsidRDefault="000C6CD1" w:rsidP="00A846A6">
      <w:pPr>
        <w:spacing w:after="0" w:line="240" w:lineRule="auto"/>
        <w:jc w:val="both"/>
        <w:rPr>
          <w:lang w:val="ru-RU"/>
        </w:rPr>
      </w:pPr>
      <w:r>
        <w:object w:dxaOrig="10471" w:dyaOrig="8521">
          <v:shape id="_x0000_i1029" type="#_x0000_t75" style="width:440pt;height:357.5pt" o:ole="">
            <v:imagedata r:id="rId14" o:title=""/>
          </v:shape>
          <o:OLEObject Type="Embed" ProgID="Visio.Drawing.15" ShapeID="_x0000_i1029" DrawAspect="Content" ObjectID="_1638259012" r:id="rId15"/>
        </w:object>
      </w:r>
    </w:p>
    <w:p w:rsidR="00A846A6" w:rsidRPr="00B62D2D" w:rsidRDefault="00A846A6" w:rsidP="00A846A6">
      <w:pPr>
        <w:spacing w:after="0" w:line="240" w:lineRule="auto"/>
        <w:rPr>
          <w:lang w:val="ru-RU"/>
        </w:rPr>
      </w:pPr>
      <w:r>
        <w:rPr>
          <w:lang w:val="ru-RU"/>
        </w:rPr>
        <w:t>Описание потоков</w:t>
      </w:r>
      <w:r w:rsidRPr="00B62D2D">
        <w:rPr>
          <w:lang w:val="ru-RU"/>
        </w:rPr>
        <w:t>.</w:t>
      </w:r>
    </w:p>
    <w:p w:rsidR="00A846A6" w:rsidRDefault="00A846A6" w:rsidP="00A846A6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lang w:val="ru-RU"/>
        </w:rPr>
      </w:pPr>
      <w:r w:rsidRPr="001B161F">
        <w:rPr>
          <w:lang w:val="ru-RU"/>
        </w:rPr>
        <w:t>.. (</w:t>
      </w:r>
      <w:r>
        <w:rPr>
          <w:lang w:val="ru-RU"/>
        </w:rPr>
        <w:t>3</w:t>
      </w:r>
      <w:r w:rsidRPr="001B161F">
        <w:rPr>
          <w:lang w:val="ru-RU"/>
        </w:rPr>
        <w:t>)</w:t>
      </w:r>
      <w:r w:rsidR="00376A2F">
        <w:rPr>
          <w:lang w:val="ru-RU"/>
        </w:rPr>
        <w:t xml:space="preserve"> и (5</w:t>
      </w:r>
      <w:proofErr w:type="gramStart"/>
      <w:r w:rsidR="00376A2F">
        <w:rPr>
          <w:lang w:val="ru-RU"/>
        </w:rPr>
        <w:t>)</w:t>
      </w:r>
      <w:r w:rsidRPr="001B161F">
        <w:rPr>
          <w:lang w:val="ru-RU"/>
        </w:rPr>
        <w:t xml:space="preserve">  </w:t>
      </w:r>
      <w:r>
        <w:rPr>
          <w:lang w:val="ru-RU"/>
        </w:rPr>
        <w:t>Описание</w:t>
      </w:r>
      <w:proofErr w:type="gramEnd"/>
      <w:r>
        <w:rPr>
          <w:lang w:val="ru-RU"/>
        </w:rPr>
        <w:t xml:space="preserve"> потоков 1 . . 3</w:t>
      </w:r>
      <w:r w:rsidR="00376A2F">
        <w:rPr>
          <w:lang w:val="ru-RU"/>
        </w:rPr>
        <w:t xml:space="preserve"> и 5</w:t>
      </w:r>
      <w:r>
        <w:rPr>
          <w:lang w:val="ru-RU"/>
        </w:rPr>
        <w:t xml:space="preserve"> точно такое же, как и в разделе «Архитектура интеграции «Как есть»</w:t>
      </w:r>
      <w:r w:rsidRPr="005D0FF4">
        <w:rPr>
          <w:lang w:val="ru-RU"/>
        </w:rPr>
        <w:t xml:space="preserve">. </w:t>
      </w:r>
    </w:p>
    <w:p w:rsidR="00A846A6" w:rsidRDefault="00A846A6" w:rsidP="00766416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lang w:val="ru-RU"/>
        </w:rPr>
      </w:pPr>
      <w:r w:rsidRPr="00766416">
        <w:rPr>
          <w:lang w:val="ru-RU"/>
        </w:rPr>
        <w:t xml:space="preserve">Необходимо переделать </w:t>
      </w:r>
      <w:proofErr w:type="gramStart"/>
      <w:r w:rsidRPr="00766416">
        <w:rPr>
          <w:lang w:val="ru-RU"/>
        </w:rPr>
        <w:t xml:space="preserve">функцию  </w:t>
      </w:r>
      <w:r>
        <w:t>IBS</w:t>
      </w:r>
      <w:r w:rsidRPr="00766416">
        <w:rPr>
          <w:lang w:val="ru-RU"/>
        </w:rPr>
        <w:t>.</w:t>
      </w:r>
      <w:r>
        <w:t>IBS</w:t>
      </w:r>
      <w:r w:rsidRPr="00766416">
        <w:rPr>
          <w:lang w:val="ru-RU"/>
        </w:rPr>
        <w:t>_</w:t>
      </w:r>
      <w:r>
        <w:t>GATE</w:t>
      </w:r>
      <w:r w:rsidRPr="00766416">
        <w:rPr>
          <w:lang w:val="ru-RU"/>
        </w:rPr>
        <w:t>.</w:t>
      </w:r>
      <w:r>
        <w:t>API</w:t>
      </w:r>
      <w:proofErr w:type="gramEnd"/>
      <w:r w:rsidRPr="00766416">
        <w:rPr>
          <w:lang w:val="ru-RU"/>
        </w:rPr>
        <w:t>_</w:t>
      </w:r>
      <w:r>
        <w:t>GATE</w:t>
      </w:r>
      <w:r w:rsidRPr="00766416">
        <w:rPr>
          <w:lang w:val="ru-RU"/>
        </w:rPr>
        <w:t>.</w:t>
      </w:r>
      <w:r>
        <w:t>transaction</w:t>
      </w:r>
      <w:r w:rsidRPr="00766416">
        <w:rPr>
          <w:lang w:val="ru-RU"/>
        </w:rPr>
        <w:t>_</w:t>
      </w:r>
      <w:r>
        <w:t>new</w:t>
      </w:r>
      <w:r w:rsidRPr="00766416">
        <w:rPr>
          <w:lang w:val="ru-RU"/>
        </w:rPr>
        <w:t xml:space="preserve">. Теперь, вместо фиксации событий в таблице </w:t>
      </w:r>
      <w:r>
        <w:t>IBS</w:t>
      </w:r>
      <w:r w:rsidRPr="00766416">
        <w:rPr>
          <w:lang w:val="ru-RU"/>
        </w:rPr>
        <w:t>.</w:t>
      </w:r>
      <w:r>
        <w:t>IBS</w:t>
      </w:r>
      <w:r w:rsidRPr="00766416">
        <w:rPr>
          <w:lang w:val="ru-RU"/>
        </w:rPr>
        <w:t>_</w:t>
      </w:r>
      <w:r>
        <w:t>GATE</w:t>
      </w:r>
      <w:r w:rsidRPr="00766416">
        <w:rPr>
          <w:lang w:val="ru-RU"/>
        </w:rPr>
        <w:t>.</w:t>
      </w:r>
      <w:r>
        <w:t>gate</w:t>
      </w:r>
      <w:r w:rsidRPr="00766416">
        <w:rPr>
          <w:lang w:val="ru-RU"/>
        </w:rPr>
        <w:t>_</w:t>
      </w:r>
      <w:r>
        <w:t>transaction</w:t>
      </w:r>
      <w:r w:rsidRPr="00766416">
        <w:rPr>
          <w:lang w:val="ru-RU"/>
        </w:rPr>
        <w:t xml:space="preserve"> </w:t>
      </w:r>
      <w:r w:rsidR="00376A2F" w:rsidRPr="00766416">
        <w:rPr>
          <w:lang w:val="ru-RU"/>
        </w:rPr>
        <w:t xml:space="preserve">эта функция </w:t>
      </w:r>
      <w:r w:rsidRPr="00766416">
        <w:rPr>
          <w:lang w:val="ru-RU"/>
        </w:rPr>
        <w:t>буд</w:t>
      </w:r>
      <w:r w:rsidR="00376A2F" w:rsidRPr="00766416">
        <w:rPr>
          <w:lang w:val="ru-RU"/>
        </w:rPr>
        <w:t>е</w:t>
      </w:r>
      <w:r w:rsidRPr="00766416">
        <w:rPr>
          <w:lang w:val="ru-RU"/>
        </w:rPr>
        <w:t xml:space="preserve">т </w:t>
      </w:r>
      <w:r w:rsidR="00376A2F" w:rsidRPr="00766416">
        <w:rPr>
          <w:lang w:val="ru-RU"/>
        </w:rPr>
        <w:t>вызывать подходящую процедуру</w:t>
      </w:r>
      <w:r w:rsidR="009B5594" w:rsidRPr="009B5594">
        <w:rPr>
          <w:lang w:val="ru-RU"/>
        </w:rPr>
        <w:t xml:space="preserve"> (</w:t>
      </w:r>
      <w:r w:rsidR="009B5594">
        <w:rPr>
          <w:lang w:val="ru-RU"/>
        </w:rPr>
        <w:t xml:space="preserve">или веб-сервис на транспортной компоненте </w:t>
      </w:r>
      <w:r w:rsidR="009B5594">
        <w:t>RS</w:t>
      </w:r>
      <w:r w:rsidR="009B5594" w:rsidRPr="00766416">
        <w:rPr>
          <w:lang w:val="ru-RU"/>
        </w:rPr>
        <w:t>-</w:t>
      </w:r>
      <w:r w:rsidR="009B5594">
        <w:t>Bank</w:t>
      </w:r>
      <w:r w:rsidR="009B5594">
        <w:rPr>
          <w:lang w:val="ru-RU"/>
        </w:rPr>
        <w:t xml:space="preserve"> </w:t>
      </w:r>
      <w:r w:rsidR="009B5594">
        <w:t>v</w:t>
      </w:r>
      <w:r w:rsidR="009B5594" w:rsidRPr="00766416">
        <w:rPr>
          <w:lang w:val="ru-RU"/>
        </w:rPr>
        <w:t>.6.20.</w:t>
      </w:r>
      <w:r w:rsidR="009B5594">
        <w:rPr>
          <w:lang w:val="ru-RU"/>
        </w:rPr>
        <w:t>)</w:t>
      </w:r>
      <w:r w:rsidR="00376A2F" w:rsidRPr="00766416">
        <w:rPr>
          <w:lang w:val="ru-RU"/>
        </w:rPr>
        <w:t xml:space="preserve">, работающую на стороне </w:t>
      </w:r>
      <w:r w:rsidR="00376A2F">
        <w:t>RS</w:t>
      </w:r>
      <w:r w:rsidR="00376A2F" w:rsidRPr="00766416">
        <w:rPr>
          <w:lang w:val="ru-RU"/>
        </w:rPr>
        <w:t>-</w:t>
      </w:r>
      <w:r w:rsidR="00376A2F">
        <w:t>Bank</w:t>
      </w:r>
      <w:r w:rsidR="00376A2F" w:rsidRPr="00766416">
        <w:rPr>
          <w:lang w:val="ru-RU"/>
        </w:rPr>
        <w:t xml:space="preserve"> </w:t>
      </w:r>
      <w:r w:rsidR="00376A2F">
        <w:t>v</w:t>
      </w:r>
      <w:r w:rsidR="00376A2F" w:rsidRPr="00766416">
        <w:rPr>
          <w:lang w:val="ru-RU"/>
        </w:rPr>
        <w:t xml:space="preserve">.6.20 для выполнения изменений в таблицах </w:t>
      </w:r>
      <w:r w:rsidR="00376A2F">
        <w:t>RS</w:t>
      </w:r>
      <w:r w:rsidR="00376A2F" w:rsidRPr="00766416">
        <w:rPr>
          <w:lang w:val="ru-RU"/>
        </w:rPr>
        <w:t>-</w:t>
      </w:r>
      <w:r w:rsidR="00376A2F">
        <w:t>Bank</w:t>
      </w:r>
      <w:r w:rsidR="00376A2F" w:rsidRPr="00766416">
        <w:rPr>
          <w:lang w:val="ru-RU"/>
        </w:rPr>
        <w:t xml:space="preserve"> </w:t>
      </w:r>
      <w:r w:rsidR="00376A2F">
        <w:t>v</w:t>
      </w:r>
      <w:r w:rsidR="00376A2F" w:rsidRPr="00766416">
        <w:rPr>
          <w:lang w:val="ru-RU"/>
        </w:rPr>
        <w:t>.6.20</w:t>
      </w:r>
      <w:r w:rsidRPr="00766416">
        <w:rPr>
          <w:lang w:val="ru-RU"/>
        </w:rPr>
        <w:t>.</w:t>
      </w:r>
      <w:r w:rsidR="00376A2F" w:rsidRPr="00766416">
        <w:rPr>
          <w:lang w:val="ru-RU"/>
        </w:rPr>
        <w:t xml:space="preserve"> Например «открыть счет», «создать проводку», «откатить проводку», «выдать кредит» </w:t>
      </w:r>
      <w:proofErr w:type="gramStart"/>
      <w:r w:rsidR="00376A2F" w:rsidRPr="00766416">
        <w:rPr>
          <w:lang w:val="ru-RU"/>
        </w:rPr>
        <w:t xml:space="preserve">и </w:t>
      </w:r>
      <w:r w:rsidRPr="00766416">
        <w:rPr>
          <w:lang w:val="ru-RU"/>
        </w:rPr>
        <w:t xml:space="preserve"> </w:t>
      </w:r>
      <w:r w:rsidR="00376A2F" w:rsidRPr="00766416">
        <w:rPr>
          <w:lang w:val="ru-RU"/>
        </w:rPr>
        <w:t>т.д.</w:t>
      </w:r>
      <w:proofErr w:type="gramEnd"/>
    </w:p>
    <w:p w:rsidR="00766416" w:rsidRDefault="00766416" w:rsidP="00376A2F">
      <w:pPr>
        <w:pStyle w:val="ListParagraph"/>
        <w:spacing w:after="0" w:line="240" w:lineRule="auto"/>
        <w:jc w:val="both"/>
        <w:rPr>
          <w:lang w:val="ru-RU"/>
        </w:rPr>
      </w:pPr>
    </w:p>
    <w:p w:rsidR="00A668EE" w:rsidRDefault="00A668EE" w:rsidP="00A668EE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Преимущество этого варианта в том, что такая репликация происходит в </w:t>
      </w:r>
      <w:r>
        <w:t>Online</w:t>
      </w:r>
      <w:r>
        <w:rPr>
          <w:lang w:val="ru-RU"/>
        </w:rPr>
        <w:t>-режиме</w:t>
      </w:r>
      <w:r w:rsidRPr="00A668EE">
        <w:rPr>
          <w:lang w:val="ru-RU"/>
        </w:rPr>
        <w:t>:</w:t>
      </w:r>
      <w:r>
        <w:rPr>
          <w:lang w:val="ru-RU"/>
        </w:rPr>
        <w:t xml:space="preserve"> пока операция не будет отражена в </w:t>
      </w:r>
      <w:r>
        <w:t>RS</w:t>
      </w:r>
      <w:r w:rsidRPr="00766416">
        <w:rPr>
          <w:lang w:val="ru-RU"/>
        </w:rPr>
        <w:t>-</w:t>
      </w:r>
      <w:r>
        <w:t>Bank</w:t>
      </w:r>
      <w:r w:rsidRPr="00766416">
        <w:rPr>
          <w:lang w:val="ru-RU"/>
        </w:rPr>
        <w:t xml:space="preserve"> </w:t>
      </w:r>
      <w:r>
        <w:t>v</w:t>
      </w:r>
      <w:r w:rsidRPr="00766416">
        <w:rPr>
          <w:lang w:val="ru-RU"/>
        </w:rPr>
        <w:t>.6.20</w:t>
      </w:r>
      <w:r>
        <w:rPr>
          <w:lang w:val="ru-RU"/>
        </w:rPr>
        <w:t xml:space="preserve">, она не завершится в </w:t>
      </w:r>
      <w:r>
        <w:t>IBS</w:t>
      </w:r>
      <w:r>
        <w:rPr>
          <w:lang w:val="ru-RU"/>
        </w:rPr>
        <w:t>. Никаких расхождений в системах не может быть.</w:t>
      </w:r>
    </w:p>
    <w:p w:rsidR="00A668EE" w:rsidRPr="00A668EE" w:rsidRDefault="00A668EE" w:rsidP="00A668EE">
      <w:pPr>
        <w:spacing w:after="0" w:line="240" w:lineRule="auto"/>
        <w:jc w:val="both"/>
        <w:rPr>
          <w:b/>
          <w:u w:val="single"/>
          <w:lang w:val="ru-RU"/>
        </w:rPr>
      </w:pPr>
      <w:r>
        <w:rPr>
          <w:lang w:val="ru-RU"/>
        </w:rPr>
        <w:t xml:space="preserve">Недостатком этого варианта является то, что банку потребуются доработки кода в </w:t>
      </w:r>
      <w:r>
        <w:t>IBS</w:t>
      </w:r>
      <w:r w:rsidRPr="00A668EE">
        <w:rPr>
          <w:lang w:val="ru-RU"/>
        </w:rPr>
        <w:t>.</w:t>
      </w:r>
    </w:p>
    <w:p w:rsidR="00A668EE" w:rsidRDefault="00A668EE" w:rsidP="00376A2F">
      <w:pPr>
        <w:pStyle w:val="ListParagraph"/>
        <w:spacing w:after="0" w:line="240" w:lineRule="auto"/>
        <w:jc w:val="both"/>
        <w:rPr>
          <w:lang w:val="ru-RU"/>
        </w:rPr>
      </w:pPr>
    </w:p>
    <w:p w:rsidR="000C6CD1" w:rsidRDefault="000C6CD1" w:rsidP="00376A2F">
      <w:pPr>
        <w:pStyle w:val="ListParagraph"/>
        <w:spacing w:after="0" w:line="240" w:lineRule="auto"/>
        <w:jc w:val="both"/>
        <w:rPr>
          <w:lang w:val="ru-RU"/>
        </w:rPr>
      </w:pPr>
    </w:p>
    <w:p w:rsidR="00AD308E" w:rsidRDefault="00AD308E" w:rsidP="00AD308E">
      <w:pPr>
        <w:spacing w:after="0" w:line="240" w:lineRule="auto"/>
        <w:jc w:val="both"/>
        <w:rPr>
          <w:lang w:val="ru-RU"/>
        </w:rPr>
      </w:pPr>
      <w:r w:rsidRPr="00485F21">
        <w:rPr>
          <w:b/>
          <w:u w:val="single"/>
          <w:lang w:val="ru-RU"/>
        </w:rPr>
        <w:t xml:space="preserve">Архитектурная схема репликации из </w:t>
      </w:r>
      <w:r w:rsidRPr="00485F21">
        <w:rPr>
          <w:b/>
          <w:u w:val="single"/>
        </w:rPr>
        <w:t>RS</w:t>
      </w:r>
      <w:r w:rsidRPr="00485F21">
        <w:rPr>
          <w:b/>
          <w:u w:val="single"/>
          <w:lang w:val="ru-RU"/>
        </w:rPr>
        <w:t>-</w:t>
      </w:r>
      <w:r w:rsidRPr="00485F21">
        <w:rPr>
          <w:b/>
          <w:u w:val="single"/>
        </w:rPr>
        <w:t>Bank</w:t>
      </w:r>
      <w:r w:rsidRPr="00485F21">
        <w:rPr>
          <w:b/>
          <w:u w:val="single"/>
          <w:lang w:val="ru-RU"/>
        </w:rPr>
        <w:t xml:space="preserve"> </w:t>
      </w:r>
      <w:r w:rsidRPr="00485F21">
        <w:rPr>
          <w:b/>
          <w:u w:val="single"/>
        </w:rPr>
        <w:t>v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>6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>20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 xml:space="preserve"> в </w:t>
      </w:r>
      <w:r w:rsidRPr="00485F21">
        <w:rPr>
          <w:b/>
          <w:u w:val="single"/>
        </w:rPr>
        <w:t>IBS</w:t>
      </w:r>
      <w:r>
        <w:rPr>
          <w:b/>
          <w:u w:val="single"/>
          <w:lang w:val="ru-RU"/>
        </w:rPr>
        <w:t xml:space="preserve">. </w:t>
      </w:r>
      <w:r w:rsidRPr="00994A35">
        <w:rPr>
          <w:b/>
          <w:u w:val="single"/>
          <w:lang w:val="ru-RU"/>
        </w:rPr>
        <w:t>Вариант №1</w:t>
      </w:r>
      <w:r>
        <w:rPr>
          <w:lang w:val="ru-RU"/>
        </w:rPr>
        <w:t xml:space="preserve"> </w:t>
      </w:r>
      <w:r w:rsidRPr="005851C4">
        <w:rPr>
          <w:lang w:val="ru-RU"/>
        </w:rPr>
        <w:t>(</w:t>
      </w:r>
      <w:r w:rsidR="00EB4387">
        <w:t>c</w:t>
      </w:r>
      <w:r w:rsidR="00EB4387">
        <w:rPr>
          <w:lang w:val="ru-RU"/>
        </w:rPr>
        <w:t xml:space="preserve"> использованием шлюза</w:t>
      </w:r>
      <w:r>
        <w:rPr>
          <w:lang w:val="ru-RU"/>
        </w:rPr>
        <w:t>).</w:t>
      </w:r>
    </w:p>
    <w:p w:rsidR="00AD308E" w:rsidRDefault="00AD308E" w:rsidP="00AD308E">
      <w:pPr>
        <w:spacing w:after="0" w:line="240" w:lineRule="auto"/>
        <w:jc w:val="both"/>
        <w:rPr>
          <w:lang w:val="ru-RU"/>
        </w:rPr>
      </w:pPr>
    </w:p>
    <w:p w:rsidR="00A0097C" w:rsidRPr="002F7B88" w:rsidRDefault="000C6CD1" w:rsidP="00AD308E">
      <w:pPr>
        <w:spacing w:after="0" w:line="240" w:lineRule="auto"/>
        <w:jc w:val="both"/>
      </w:pPr>
      <w:r>
        <w:object w:dxaOrig="10756" w:dyaOrig="5011">
          <v:shape id="_x0000_i1030" type="#_x0000_t75" style="width:439pt;height:204pt" o:ole="">
            <v:imagedata r:id="rId16" o:title=""/>
          </v:shape>
          <o:OLEObject Type="Embed" ProgID="Visio.Drawing.15" ShapeID="_x0000_i1030" DrawAspect="Content" ObjectID="_1638259013" r:id="rId17"/>
        </w:object>
      </w:r>
    </w:p>
    <w:p w:rsidR="00A0097C" w:rsidRDefault="00A0097C" w:rsidP="00AD308E">
      <w:pPr>
        <w:spacing w:after="0" w:line="240" w:lineRule="auto"/>
        <w:jc w:val="both"/>
        <w:rPr>
          <w:lang w:val="ru-RU"/>
        </w:rPr>
      </w:pPr>
    </w:p>
    <w:p w:rsidR="002F7B88" w:rsidRPr="00B62D2D" w:rsidRDefault="002F7B88" w:rsidP="002F7B88">
      <w:pPr>
        <w:spacing w:after="0" w:line="240" w:lineRule="auto"/>
        <w:rPr>
          <w:lang w:val="ru-RU"/>
        </w:rPr>
      </w:pPr>
      <w:r>
        <w:rPr>
          <w:lang w:val="ru-RU"/>
        </w:rPr>
        <w:t>Описание потоков</w:t>
      </w:r>
      <w:r w:rsidRPr="00B62D2D">
        <w:rPr>
          <w:lang w:val="ru-RU"/>
        </w:rPr>
        <w:t>.</w:t>
      </w:r>
    </w:p>
    <w:p w:rsidR="003E7BCA" w:rsidRDefault="002F7B88" w:rsidP="002F7B88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lang w:val="ru-RU"/>
        </w:rPr>
      </w:pPr>
      <w:r w:rsidRPr="002F7B88">
        <w:rPr>
          <w:lang w:val="ru-RU"/>
        </w:rPr>
        <w:t xml:space="preserve">..  (2) </w:t>
      </w:r>
    </w:p>
    <w:p w:rsidR="003E7BCA" w:rsidRDefault="003E7BCA" w:rsidP="003E7BCA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Для репликации изменений из </w:t>
      </w:r>
      <w:r>
        <w:t>RS</w:t>
      </w:r>
      <w:r w:rsidRPr="002F7B88">
        <w:rPr>
          <w:lang w:val="ru-RU"/>
        </w:rPr>
        <w:t>-</w:t>
      </w:r>
      <w:r>
        <w:t>Bank</w:t>
      </w:r>
      <w:r w:rsidRPr="002F7B88">
        <w:rPr>
          <w:lang w:val="ru-RU"/>
        </w:rPr>
        <w:t xml:space="preserve"> </w:t>
      </w:r>
      <w:r>
        <w:t>v</w:t>
      </w:r>
      <w:r w:rsidRPr="002F7B88">
        <w:rPr>
          <w:lang w:val="ru-RU"/>
        </w:rPr>
        <w:t>6.20</w:t>
      </w:r>
      <w:r>
        <w:rPr>
          <w:lang w:val="ru-RU"/>
        </w:rPr>
        <w:t xml:space="preserve"> в </w:t>
      </w:r>
      <w:r>
        <w:t>IBS</w:t>
      </w:r>
      <w:r w:rsidRPr="003E7BCA">
        <w:rPr>
          <w:lang w:val="ru-RU"/>
        </w:rPr>
        <w:t xml:space="preserve"> </w:t>
      </w:r>
      <w:r>
        <w:rPr>
          <w:lang w:val="ru-RU"/>
        </w:rPr>
        <w:t xml:space="preserve">будет использоваться «шлюз </w:t>
      </w:r>
      <w:r>
        <w:t>IBS</w:t>
      </w:r>
      <w:r>
        <w:rPr>
          <w:lang w:val="ru-RU"/>
        </w:rPr>
        <w:t>»</w:t>
      </w:r>
      <w:r w:rsidRPr="003E7BCA">
        <w:rPr>
          <w:lang w:val="ru-RU"/>
        </w:rPr>
        <w:t>.</w:t>
      </w:r>
      <w:r>
        <w:rPr>
          <w:lang w:val="ru-RU"/>
        </w:rPr>
        <w:t xml:space="preserve"> Шлюз </w:t>
      </w:r>
      <w:r>
        <w:t>IBS</w:t>
      </w:r>
      <w:r>
        <w:rPr>
          <w:lang w:val="ru-RU"/>
        </w:rPr>
        <w:t xml:space="preserve"> - это схема </w:t>
      </w:r>
      <w:r>
        <w:t>IBS</w:t>
      </w:r>
      <w:r w:rsidRPr="002F7B88">
        <w:rPr>
          <w:lang w:val="ru-RU"/>
        </w:rPr>
        <w:t>.</w:t>
      </w:r>
      <w:r>
        <w:t>DWMAIN</w:t>
      </w:r>
      <w:r>
        <w:rPr>
          <w:lang w:val="ru-RU"/>
        </w:rPr>
        <w:t xml:space="preserve">, в которой есть центральная таблица очереди событий репликации, а также набор таблиц для хранения детальной информации для репликации. Предположительно, структура этих таблиц будет подобна структуре таблиц из </w:t>
      </w:r>
      <w:r>
        <w:t>RS</w:t>
      </w:r>
      <w:r w:rsidRPr="002F7B88">
        <w:rPr>
          <w:lang w:val="ru-RU"/>
        </w:rPr>
        <w:t>-</w:t>
      </w:r>
      <w:r>
        <w:t>Bank</w:t>
      </w:r>
      <w:r w:rsidRPr="002F7B88">
        <w:rPr>
          <w:lang w:val="ru-RU"/>
        </w:rPr>
        <w:t xml:space="preserve"> </w:t>
      </w:r>
      <w:r>
        <w:t>v</w:t>
      </w:r>
      <w:r w:rsidRPr="002F7B88">
        <w:rPr>
          <w:lang w:val="ru-RU"/>
        </w:rPr>
        <w:t>6.20</w:t>
      </w:r>
      <w:r>
        <w:rPr>
          <w:lang w:val="ru-RU"/>
        </w:rPr>
        <w:t>.</w:t>
      </w:r>
    </w:p>
    <w:p w:rsidR="002F7B88" w:rsidRDefault="002F7B88" w:rsidP="002F7B88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В процессе выполнения шагов, операций и процедур в </w:t>
      </w:r>
      <w:r>
        <w:t>RS</w:t>
      </w:r>
      <w:r w:rsidRPr="002F7B88">
        <w:rPr>
          <w:lang w:val="ru-RU"/>
        </w:rPr>
        <w:t>-</w:t>
      </w:r>
      <w:r>
        <w:t>Bank</w:t>
      </w:r>
      <w:r w:rsidRPr="002F7B88">
        <w:rPr>
          <w:lang w:val="ru-RU"/>
        </w:rPr>
        <w:t xml:space="preserve"> </w:t>
      </w:r>
      <w:r>
        <w:t>v</w:t>
      </w:r>
      <w:r w:rsidRPr="002F7B88">
        <w:rPr>
          <w:lang w:val="ru-RU"/>
        </w:rPr>
        <w:t>6.20</w:t>
      </w:r>
      <w:r>
        <w:rPr>
          <w:lang w:val="ru-RU"/>
        </w:rPr>
        <w:t>, в макросах</w:t>
      </w:r>
      <w:r w:rsidR="00FF4900">
        <w:rPr>
          <w:lang w:val="ru-RU"/>
        </w:rPr>
        <w:t xml:space="preserve">, </w:t>
      </w:r>
      <w:r>
        <w:rPr>
          <w:lang w:val="ru-RU"/>
        </w:rPr>
        <w:t xml:space="preserve">которые отвечают за их выполнение, </w:t>
      </w:r>
      <w:r w:rsidR="003E7BCA">
        <w:rPr>
          <w:lang w:val="ru-RU"/>
        </w:rPr>
        <w:t xml:space="preserve">а также в пакетах и хранимых процедурах СУБД </w:t>
      </w:r>
      <w:r w:rsidR="003E7BCA">
        <w:t>Oracle</w:t>
      </w:r>
      <w:r w:rsidR="003E7BCA">
        <w:rPr>
          <w:lang w:val="ru-RU"/>
        </w:rPr>
        <w:t xml:space="preserve"> на стороне </w:t>
      </w:r>
      <w:r w:rsidR="003E7BCA">
        <w:t>RS</w:t>
      </w:r>
      <w:r w:rsidR="003E7BCA" w:rsidRPr="002F7B88">
        <w:rPr>
          <w:lang w:val="ru-RU"/>
        </w:rPr>
        <w:t>-</w:t>
      </w:r>
      <w:r w:rsidR="003E7BCA">
        <w:t>Bank</w:t>
      </w:r>
      <w:r w:rsidR="003E7BCA" w:rsidRPr="002F7B88">
        <w:rPr>
          <w:lang w:val="ru-RU"/>
        </w:rPr>
        <w:t xml:space="preserve"> </w:t>
      </w:r>
      <w:r w:rsidR="003E7BCA">
        <w:t>v</w:t>
      </w:r>
      <w:r w:rsidR="003E7BCA" w:rsidRPr="002F7B88">
        <w:rPr>
          <w:lang w:val="ru-RU"/>
        </w:rPr>
        <w:t>6.20</w:t>
      </w:r>
      <w:r w:rsidR="003E7BCA">
        <w:rPr>
          <w:lang w:val="ru-RU"/>
        </w:rPr>
        <w:t>,</w:t>
      </w:r>
      <w:r w:rsidR="003E7BCA" w:rsidRPr="003E7BCA">
        <w:rPr>
          <w:lang w:val="ru-RU"/>
        </w:rPr>
        <w:t xml:space="preserve"> </w:t>
      </w:r>
      <w:r>
        <w:rPr>
          <w:lang w:val="ru-RU"/>
        </w:rPr>
        <w:t xml:space="preserve">необходимо предусмотреть запись </w:t>
      </w:r>
      <w:r w:rsidR="003E7BCA">
        <w:rPr>
          <w:lang w:val="ru-RU"/>
        </w:rPr>
        <w:t xml:space="preserve">необходимой информации </w:t>
      </w:r>
      <w:r>
        <w:rPr>
          <w:lang w:val="ru-RU"/>
        </w:rPr>
        <w:t xml:space="preserve">в </w:t>
      </w:r>
      <w:r w:rsidR="003E7BCA">
        <w:rPr>
          <w:lang w:val="ru-RU"/>
        </w:rPr>
        <w:t xml:space="preserve">таблицы шлюза </w:t>
      </w:r>
      <w:r w:rsidR="003E7BCA">
        <w:t>IBS</w:t>
      </w:r>
      <w:r w:rsidRPr="002F7B88">
        <w:rPr>
          <w:lang w:val="ru-RU"/>
        </w:rPr>
        <w:t>.</w:t>
      </w:r>
      <w:r w:rsidR="003E7BCA" w:rsidRPr="003E7BCA">
        <w:rPr>
          <w:lang w:val="ru-RU"/>
        </w:rPr>
        <w:t xml:space="preserve"> </w:t>
      </w:r>
      <w:r>
        <w:rPr>
          <w:lang w:val="ru-RU"/>
        </w:rPr>
        <w:t xml:space="preserve">Таким образом, в процессе работы в </w:t>
      </w:r>
      <w:r>
        <w:t>RS</w:t>
      </w:r>
      <w:r w:rsidRPr="002F7B88">
        <w:rPr>
          <w:lang w:val="ru-RU"/>
        </w:rPr>
        <w:t>-</w:t>
      </w:r>
      <w:r>
        <w:t>Bank</w:t>
      </w:r>
      <w:r w:rsidRPr="002F7B88">
        <w:rPr>
          <w:lang w:val="ru-RU"/>
        </w:rPr>
        <w:t xml:space="preserve"> </w:t>
      </w:r>
      <w:r>
        <w:t>v</w:t>
      </w:r>
      <w:r w:rsidRPr="002F7B88">
        <w:rPr>
          <w:lang w:val="ru-RU"/>
        </w:rPr>
        <w:t>6.20</w:t>
      </w:r>
      <w:r>
        <w:rPr>
          <w:lang w:val="ru-RU"/>
        </w:rPr>
        <w:t xml:space="preserve"> будет формироваться очередь событий для дальнейшей репликации. </w:t>
      </w:r>
    </w:p>
    <w:p w:rsidR="003B3D14" w:rsidRPr="00FF4900" w:rsidRDefault="002F7B88" w:rsidP="00FF4900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lang w:val="ru-RU"/>
        </w:rPr>
      </w:pPr>
      <w:r w:rsidRPr="001B161F">
        <w:rPr>
          <w:lang w:val="ru-RU"/>
        </w:rPr>
        <w:t>.. (</w:t>
      </w:r>
      <w:r>
        <w:rPr>
          <w:lang w:val="ru-RU"/>
        </w:rPr>
        <w:t>4</w:t>
      </w:r>
      <w:r w:rsidRPr="001B161F">
        <w:rPr>
          <w:lang w:val="ru-RU"/>
        </w:rPr>
        <w:t xml:space="preserve">) </w:t>
      </w:r>
      <w:r>
        <w:rPr>
          <w:lang w:val="ru-RU"/>
        </w:rPr>
        <w:t xml:space="preserve">Со стороны </w:t>
      </w:r>
      <w:r w:rsidR="003B3D14">
        <w:t>IBS</w:t>
      </w:r>
      <w:r w:rsidR="003B3D14" w:rsidRPr="003B3D14">
        <w:rPr>
          <w:lang w:val="ru-RU"/>
        </w:rPr>
        <w:t xml:space="preserve"> </w:t>
      </w:r>
      <w:r w:rsidR="00FF4900">
        <w:rPr>
          <w:lang w:val="ru-RU"/>
        </w:rPr>
        <w:t xml:space="preserve">должен быть разработан комплект </w:t>
      </w:r>
      <w:r w:rsidR="003B3D14">
        <w:rPr>
          <w:lang w:val="ru-RU"/>
        </w:rPr>
        <w:t xml:space="preserve">пакетов </w:t>
      </w:r>
      <w:r w:rsidR="00FF4900">
        <w:t>API</w:t>
      </w:r>
      <w:r w:rsidR="00FF4900" w:rsidRPr="00FF4900">
        <w:rPr>
          <w:lang w:val="ru-RU"/>
        </w:rPr>
        <w:t>_</w:t>
      </w:r>
      <w:r w:rsidR="00FF4900">
        <w:t>RS</w:t>
      </w:r>
      <w:r w:rsidR="003B3D14" w:rsidRPr="003B3D14">
        <w:rPr>
          <w:lang w:val="ru-RU"/>
        </w:rPr>
        <w:t>*</w:t>
      </w:r>
      <w:r w:rsidR="00FF4900">
        <w:rPr>
          <w:lang w:val="ru-RU"/>
        </w:rPr>
        <w:t xml:space="preserve">, процедуры которого будут обрабатывать информацию, поступившую в шлюз </w:t>
      </w:r>
      <w:r w:rsidR="00FF4900">
        <w:t>IBS</w:t>
      </w:r>
      <w:r w:rsidR="00FF4900">
        <w:rPr>
          <w:lang w:val="ru-RU"/>
        </w:rPr>
        <w:t xml:space="preserve"> и отражать соответствующие изменения в таблицах </w:t>
      </w:r>
      <w:r w:rsidR="00FF4900">
        <w:t>IBS</w:t>
      </w:r>
      <w:r w:rsidR="003B3D14">
        <w:rPr>
          <w:lang w:val="ru-RU"/>
        </w:rPr>
        <w:t>.</w:t>
      </w:r>
      <w:r w:rsidR="00FF4900">
        <w:rPr>
          <w:lang w:val="ru-RU"/>
        </w:rPr>
        <w:t xml:space="preserve"> Необходимо предусмотреть два режима обработки очереди событий репликации</w:t>
      </w:r>
      <w:r w:rsidR="00FF4900">
        <w:t>:</w:t>
      </w:r>
    </w:p>
    <w:p w:rsidR="00FF4900" w:rsidRDefault="00FF4900" w:rsidP="00FF490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Запуск процедур пакетов </w:t>
      </w:r>
      <w:r>
        <w:t>API</w:t>
      </w:r>
      <w:r w:rsidRPr="00FF4900">
        <w:rPr>
          <w:lang w:val="ru-RU"/>
        </w:rPr>
        <w:t>_</w:t>
      </w:r>
      <w:r>
        <w:t>RS</w:t>
      </w:r>
      <w:r w:rsidRPr="003B3D14">
        <w:rPr>
          <w:lang w:val="ru-RU"/>
        </w:rPr>
        <w:t>*</w:t>
      </w:r>
      <w:r>
        <w:rPr>
          <w:lang w:val="ru-RU"/>
        </w:rPr>
        <w:t xml:space="preserve"> будет производиться по инициативе процессов, работающих на стороне </w:t>
      </w:r>
      <w:r>
        <w:t>RS</w:t>
      </w:r>
      <w:r w:rsidRPr="00FF4900">
        <w:rPr>
          <w:lang w:val="ru-RU"/>
        </w:rPr>
        <w:t>-</w:t>
      </w:r>
      <w:r>
        <w:t>Bank</w:t>
      </w:r>
      <w:r w:rsidRPr="00FF4900">
        <w:rPr>
          <w:lang w:val="ru-RU"/>
        </w:rPr>
        <w:t xml:space="preserve"> </w:t>
      </w:r>
      <w:r>
        <w:t>v</w:t>
      </w:r>
      <w:r w:rsidRPr="00FF4900">
        <w:rPr>
          <w:lang w:val="ru-RU"/>
        </w:rPr>
        <w:t>.6.20</w:t>
      </w:r>
      <w:r>
        <w:rPr>
          <w:lang w:val="ru-RU"/>
        </w:rPr>
        <w:t xml:space="preserve">, сразу же после записи события репликации в очередь. В случае возникновения ошибок, откатывается вся операция в </w:t>
      </w:r>
      <w:r>
        <w:t>RS</w:t>
      </w:r>
      <w:r w:rsidRPr="00FF4900">
        <w:rPr>
          <w:lang w:val="ru-RU"/>
        </w:rPr>
        <w:t>-</w:t>
      </w:r>
      <w:r>
        <w:t>Bank</w:t>
      </w:r>
      <w:r w:rsidRPr="00FF4900">
        <w:rPr>
          <w:lang w:val="ru-RU"/>
        </w:rPr>
        <w:t xml:space="preserve"> </w:t>
      </w:r>
      <w:r>
        <w:t>v</w:t>
      </w:r>
      <w:r w:rsidRPr="00FF4900">
        <w:rPr>
          <w:lang w:val="ru-RU"/>
        </w:rPr>
        <w:t>.6.20</w:t>
      </w:r>
      <w:r>
        <w:rPr>
          <w:lang w:val="ru-RU"/>
        </w:rPr>
        <w:t>, на экран выводится сообщение об ошибке.</w:t>
      </w:r>
    </w:p>
    <w:p w:rsidR="00FF4900" w:rsidRDefault="00FF4900" w:rsidP="00FF490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Запуск процедур пакетов </w:t>
      </w:r>
      <w:r>
        <w:t>API</w:t>
      </w:r>
      <w:r w:rsidRPr="00FF4900">
        <w:rPr>
          <w:lang w:val="ru-RU"/>
        </w:rPr>
        <w:t>_</w:t>
      </w:r>
      <w:r>
        <w:t>RS</w:t>
      </w:r>
      <w:r w:rsidRPr="003B3D14">
        <w:rPr>
          <w:lang w:val="ru-RU"/>
        </w:rPr>
        <w:t>*</w:t>
      </w:r>
      <w:r>
        <w:rPr>
          <w:lang w:val="ru-RU"/>
        </w:rPr>
        <w:t xml:space="preserve"> будет производиться по расписанию по инициативе процессов, работающих на стороне </w:t>
      </w:r>
      <w:r w:rsidR="00EB4387">
        <w:t>IBS</w:t>
      </w:r>
      <w:r w:rsidR="00EB4387" w:rsidRPr="00EB4387">
        <w:rPr>
          <w:lang w:val="ru-RU"/>
        </w:rPr>
        <w:t>.</w:t>
      </w:r>
    </w:p>
    <w:p w:rsidR="002F7B88" w:rsidRDefault="002F7B88" w:rsidP="00AD308E">
      <w:pPr>
        <w:spacing w:after="0" w:line="240" w:lineRule="auto"/>
        <w:jc w:val="both"/>
        <w:rPr>
          <w:lang w:val="ru-RU"/>
        </w:rPr>
      </w:pPr>
    </w:p>
    <w:p w:rsidR="005B068A" w:rsidRDefault="005B068A" w:rsidP="005B068A">
      <w:pPr>
        <w:spacing w:after="0" w:line="240" w:lineRule="auto"/>
        <w:jc w:val="both"/>
        <w:rPr>
          <w:ins w:id="23" w:author="softlab" w:date="2019-12-19T10:40:00Z"/>
          <w:lang w:val="ru-RU"/>
        </w:rPr>
      </w:pPr>
      <w:ins w:id="24" w:author="softlab" w:date="2019-12-19T10:40:00Z">
        <w:r>
          <w:rPr>
            <w:lang w:val="ru-RU"/>
          </w:rPr>
          <w:t xml:space="preserve">Преимуществом этого варианта является возможность работы в </w:t>
        </w:r>
        <w:r>
          <w:t>RS</w:t>
        </w:r>
        <w:r w:rsidRPr="001B161F">
          <w:rPr>
            <w:lang w:val="ru-RU"/>
          </w:rPr>
          <w:t>-</w:t>
        </w:r>
        <w:r>
          <w:t>Bank</w:t>
        </w:r>
        <w:r w:rsidRPr="001B161F">
          <w:rPr>
            <w:lang w:val="ru-RU"/>
          </w:rPr>
          <w:t xml:space="preserve"> </w:t>
        </w:r>
        <w:r>
          <w:t>v</w:t>
        </w:r>
        <w:r w:rsidRPr="001B161F">
          <w:rPr>
            <w:lang w:val="ru-RU"/>
          </w:rPr>
          <w:t>.</w:t>
        </w:r>
        <w:r>
          <w:rPr>
            <w:lang w:val="ru-RU"/>
          </w:rPr>
          <w:t>6</w:t>
        </w:r>
        <w:r w:rsidRPr="001B161F">
          <w:rPr>
            <w:lang w:val="ru-RU"/>
          </w:rPr>
          <w:t>.</w:t>
        </w:r>
        <w:r>
          <w:rPr>
            <w:lang w:val="ru-RU"/>
          </w:rPr>
          <w:t xml:space="preserve">20, даже если в этот момент </w:t>
        </w:r>
        <w:r>
          <w:t>IBS</w:t>
        </w:r>
        <w:r>
          <w:rPr>
            <w:lang w:val="ru-RU"/>
          </w:rPr>
          <w:t xml:space="preserve"> находится в нерабочем состоянии.</w:t>
        </w:r>
      </w:ins>
    </w:p>
    <w:p w:rsidR="005B068A" w:rsidRDefault="005B068A" w:rsidP="005B068A">
      <w:pPr>
        <w:spacing w:after="0" w:line="240" w:lineRule="auto"/>
        <w:jc w:val="both"/>
        <w:rPr>
          <w:ins w:id="25" w:author="softlab" w:date="2019-12-19T10:40:00Z"/>
          <w:b/>
          <w:u w:val="single"/>
          <w:lang w:val="ru-RU"/>
        </w:rPr>
      </w:pPr>
      <w:ins w:id="26" w:author="softlab" w:date="2019-12-19T10:40:00Z">
        <w:r>
          <w:rPr>
            <w:lang w:val="ru-RU"/>
          </w:rPr>
          <w:t xml:space="preserve">Недостатком варианта является возможность ситуации, когда </w:t>
        </w:r>
      </w:ins>
      <w:ins w:id="27" w:author="softlab" w:date="2019-12-19T10:41:00Z">
        <w:r>
          <w:rPr>
            <w:lang w:val="ru-RU"/>
          </w:rPr>
          <w:t xml:space="preserve">в определенный момент времени </w:t>
        </w:r>
      </w:ins>
      <w:ins w:id="28" w:author="softlab" w:date="2019-12-19T10:40:00Z">
        <w:r>
          <w:rPr>
            <w:lang w:val="ru-RU"/>
          </w:rPr>
          <w:t>данные в двух системах расходятся. Например, разный остаток на счетах.</w:t>
        </w:r>
      </w:ins>
    </w:p>
    <w:p w:rsidR="005B068A" w:rsidRDefault="005B068A" w:rsidP="00A668EE">
      <w:pPr>
        <w:spacing w:after="0" w:line="240" w:lineRule="auto"/>
        <w:jc w:val="both"/>
        <w:rPr>
          <w:lang w:val="ru-RU"/>
        </w:rPr>
      </w:pPr>
    </w:p>
    <w:p w:rsidR="00331C1A" w:rsidRDefault="00331C1A" w:rsidP="00AD308E">
      <w:pPr>
        <w:spacing w:after="0" w:line="240" w:lineRule="auto"/>
        <w:jc w:val="both"/>
        <w:rPr>
          <w:lang w:val="ru-RU"/>
        </w:rPr>
      </w:pPr>
    </w:p>
    <w:p w:rsidR="00AD308E" w:rsidRDefault="00AD308E" w:rsidP="00AD308E">
      <w:pPr>
        <w:spacing w:after="0" w:line="240" w:lineRule="auto"/>
        <w:jc w:val="both"/>
        <w:rPr>
          <w:lang w:val="ru-RU"/>
        </w:rPr>
      </w:pPr>
      <w:r w:rsidRPr="00485F21">
        <w:rPr>
          <w:b/>
          <w:u w:val="single"/>
          <w:lang w:val="ru-RU"/>
        </w:rPr>
        <w:t xml:space="preserve">Архитектурная схема репликации из </w:t>
      </w:r>
      <w:r w:rsidRPr="00485F21">
        <w:rPr>
          <w:b/>
          <w:u w:val="single"/>
        </w:rPr>
        <w:t>RS</w:t>
      </w:r>
      <w:r w:rsidRPr="00485F21">
        <w:rPr>
          <w:b/>
          <w:u w:val="single"/>
          <w:lang w:val="ru-RU"/>
        </w:rPr>
        <w:t>-</w:t>
      </w:r>
      <w:r w:rsidRPr="00485F21">
        <w:rPr>
          <w:b/>
          <w:u w:val="single"/>
        </w:rPr>
        <w:t>Bank</w:t>
      </w:r>
      <w:r w:rsidRPr="00485F21">
        <w:rPr>
          <w:b/>
          <w:u w:val="single"/>
          <w:lang w:val="ru-RU"/>
        </w:rPr>
        <w:t xml:space="preserve"> </w:t>
      </w:r>
      <w:r w:rsidRPr="00485F21">
        <w:rPr>
          <w:b/>
          <w:u w:val="single"/>
        </w:rPr>
        <w:t>v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>6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>20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 xml:space="preserve"> в </w:t>
      </w:r>
      <w:r w:rsidRPr="00485F21">
        <w:rPr>
          <w:b/>
          <w:u w:val="single"/>
        </w:rPr>
        <w:t>IBS</w:t>
      </w:r>
      <w:r>
        <w:rPr>
          <w:b/>
          <w:u w:val="single"/>
          <w:lang w:val="ru-RU"/>
        </w:rPr>
        <w:t xml:space="preserve">. </w:t>
      </w:r>
      <w:r w:rsidRPr="00994A35">
        <w:rPr>
          <w:b/>
          <w:u w:val="single"/>
          <w:lang w:val="ru-RU"/>
        </w:rPr>
        <w:t>Вариант №</w:t>
      </w:r>
      <w:r>
        <w:rPr>
          <w:b/>
          <w:u w:val="single"/>
          <w:lang w:val="ru-RU"/>
        </w:rPr>
        <w:t>2</w:t>
      </w:r>
      <w:r>
        <w:rPr>
          <w:lang w:val="ru-RU"/>
        </w:rPr>
        <w:t xml:space="preserve"> </w:t>
      </w:r>
      <w:r w:rsidRPr="005851C4">
        <w:rPr>
          <w:lang w:val="ru-RU"/>
        </w:rPr>
        <w:t>(</w:t>
      </w:r>
      <w:r w:rsidR="00EB4387">
        <w:rPr>
          <w:lang w:val="ru-RU"/>
        </w:rPr>
        <w:t>без использования шлюза</w:t>
      </w:r>
      <w:r>
        <w:rPr>
          <w:lang w:val="ru-RU"/>
        </w:rPr>
        <w:t>).</w:t>
      </w:r>
    </w:p>
    <w:p w:rsidR="00AD308E" w:rsidRDefault="00331C1A" w:rsidP="00AD308E">
      <w:pPr>
        <w:spacing w:after="0" w:line="240" w:lineRule="auto"/>
        <w:jc w:val="both"/>
        <w:rPr>
          <w:lang w:val="ru-RU"/>
        </w:rPr>
      </w:pPr>
      <w:r>
        <w:object w:dxaOrig="10891" w:dyaOrig="4065">
          <v:shape id="_x0000_i1031" type="#_x0000_t75" style="width:481.5pt;height:181pt" o:ole="">
            <v:imagedata r:id="rId18" o:title=""/>
          </v:shape>
          <o:OLEObject Type="Embed" ProgID="Visio.Drawing.15" ShapeID="_x0000_i1031" DrawAspect="Content" ObjectID="_1638259014" r:id="rId19"/>
        </w:object>
      </w:r>
    </w:p>
    <w:p w:rsidR="006369DB" w:rsidRDefault="006369DB" w:rsidP="006A76E5">
      <w:pPr>
        <w:spacing w:after="0" w:line="240" w:lineRule="auto"/>
        <w:rPr>
          <w:lang w:val="ru-RU"/>
        </w:rPr>
      </w:pPr>
    </w:p>
    <w:p w:rsidR="006A76E5" w:rsidRPr="00B62D2D" w:rsidRDefault="006A76E5" w:rsidP="006A76E5">
      <w:pPr>
        <w:spacing w:after="0" w:line="240" w:lineRule="auto"/>
        <w:rPr>
          <w:lang w:val="ru-RU"/>
        </w:rPr>
      </w:pPr>
      <w:r>
        <w:rPr>
          <w:lang w:val="ru-RU"/>
        </w:rPr>
        <w:t>Описание потоков</w:t>
      </w:r>
      <w:r w:rsidRPr="00B62D2D">
        <w:rPr>
          <w:lang w:val="ru-RU"/>
        </w:rPr>
        <w:t>.</w:t>
      </w:r>
    </w:p>
    <w:p w:rsidR="006A76E5" w:rsidRDefault="00FF059B" w:rsidP="006A76E5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lang w:val="ru-RU"/>
        </w:rPr>
      </w:pPr>
      <w:proofErr w:type="gramStart"/>
      <w:r>
        <w:rPr>
          <w:lang w:val="ru-RU"/>
        </w:rPr>
        <w:t xml:space="preserve">- </w:t>
      </w:r>
      <w:r w:rsidR="006A76E5" w:rsidRPr="002F7B88">
        <w:rPr>
          <w:lang w:val="ru-RU"/>
        </w:rPr>
        <w:t xml:space="preserve"> (</w:t>
      </w:r>
      <w:proofErr w:type="gramEnd"/>
      <w:r w:rsidR="006A76E5" w:rsidRPr="002F7B88">
        <w:rPr>
          <w:lang w:val="ru-RU"/>
        </w:rPr>
        <w:t>2)</w:t>
      </w:r>
      <w:r>
        <w:rPr>
          <w:lang w:val="ru-RU"/>
        </w:rPr>
        <w:t xml:space="preserve"> - (3). </w:t>
      </w:r>
      <w:r w:rsidR="006A76E5" w:rsidRPr="002F7B88">
        <w:rPr>
          <w:lang w:val="ru-RU"/>
        </w:rPr>
        <w:t xml:space="preserve"> </w:t>
      </w:r>
      <w:r w:rsidR="006A76E5">
        <w:rPr>
          <w:lang w:val="ru-RU"/>
        </w:rPr>
        <w:t xml:space="preserve">В процессе </w:t>
      </w:r>
      <w:proofErr w:type="gramStart"/>
      <w:r w:rsidR="006A76E5">
        <w:rPr>
          <w:lang w:val="ru-RU"/>
        </w:rPr>
        <w:t>выполнения  операций</w:t>
      </w:r>
      <w:proofErr w:type="gramEnd"/>
      <w:r w:rsidR="006A76E5">
        <w:rPr>
          <w:lang w:val="ru-RU"/>
        </w:rPr>
        <w:t xml:space="preserve"> и процедур в </w:t>
      </w:r>
      <w:r w:rsidR="006A76E5">
        <w:t>RS</w:t>
      </w:r>
      <w:r w:rsidR="006A76E5" w:rsidRPr="002F7B88">
        <w:rPr>
          <w:lang w:val="ru-RU"/>
        </w:rPr>
        <w:t>-</w:t>
      </w:r>
      <w:r w:rsidR="006A76E5">
        <w:t>Bank</w:t>
      </w:r>
      <w:r w:rsidR="006A76E5" w:rsidRPr="002F7B88">
        <w:rPr>
          <w:lang w:val="ru-RU"/>
        </w:rPr>
        <w:t xml:space="preserve"> </w:t>
      </w:r>
      <w:r w:rsidR="006A76E5">
        <w:t>v</w:t>
      </w:r>
      <w:r w:rsidR="006A76E5" w:rsidRPr="002F7B88">
        <w:rPr>
          <w:lang w:val="ru-RU"/>
        </w:rPr>
        <w:t>6.20</w:t>
      </w:r>
      <w:r w:rsidR="006A76E5">
        <w:rPr>
          <w:lang w:val="ru-RU"/>
        </w:rPr>
        <w:t>, в макросах</w:t>
      </w:r>
      <w:r>
        <w:rPr>
          <w:lang w:val="ru-RU"/>
        </w:rPr>
        <w:t>,</w:t>
      </w:r>
      <w:r w:rsidR="006A76E5">
        <w:rPr>
          <w:lang w:val="ru-RU"/>
        </w:rPr>
        <w:t xml:space="preserve"> которые отвечают за их выполнение</w:t>
      </w:r>
      <w:r w:rsidR="00EB4387">
        <w:rPr>
          <w:lang w:val="ru-RU"/>
        </w:rPr>
        <w:t xml:space="preserve">, а также в пакетах и хранимых процедурах СУБД </w:t>
      </w:r>
      <w:r w:rsidR="00EB4387">
        <w:t>Oracle</w:t>
      </w:r>
      <w:r w:rsidR="00EB4387">
        <w:rPr>
          <w:lang w:val="ru-RU"/>
        </w:rPr>
        <w:t xml:space="preserve"> на стороне </w:t>
      </w:r>
      <w:r w:rsidR="00EB4387">
        <w:t>RS</w:t>
      </w:r>
      <w:r w:rsidR="00EB4387" w:rsidRPr="002F7B88">
        <w:rPr>
          <w:lang w:val="ru-RU"/>
        </w:rPr>
        <w:t>-</w:t>
      </w:r>
      <w:r w:rsidR="00EB4387">
        <w:t>Bank</w:t>
      </w:r>
      <w:r w:rsidR="00EB4387" w:rsidRPr="002F7B88">
        <w:rPr>
          <w:lang w:val="ru-RU"/>
        </w:rPr>
        <w:t xml:space="preserve"> </w:t>
      </w:r>
      <w:r w:rsidR="00EB4387">
        <w:t>v</w:t>
      </w:r>
      <w:r w:rsidR="00EB4387" w:rsidRPr="002F7B88">
        <w:rPr>
          <w:lang w:val="ru-RU"/>
        </w:rPr>
        <w:t>6.20</w:t>
      </w:r>
      <w:r w:rsidR="006A76E5">
        <w:rPr>
          <w:lang w:val="ru-RU"/>
        </w:rPr>
        <w:t xml:space="preserve">, необходимо предусмотреть </w:t>
      </w:r>
      <w:r>
        <w:rPr>
          <w:lang w:val="ru-RU"/>
        </w:rPr>
        <w:t xml:space="preserve">вызов соответствующих процедур на стороне </w:t>
      </w:r>
      <w:r w:rsidR="006A76E5">
        <w:t>IBS</w:t>
      </w:r>
      <w:r w:rsidR="00EB4387" w:rsidRPr="00EB4387">
        <w:rPr>
          <w:lang w:val="ru-RU"/>
        </w:rPr>
        <w:t xml:space="preserve"> </w:t>
      </w:r>
      <w:r w:rsidR="00EB4387">
        <w:rPr>
          <w:lang w:val="ru-RU"/>
        </w:rPr>
        <w:t xml:space="preserve">для отражения соответствующих изменений в </w:t>
      </w:r>
      <w:r w:rsidR="00EB4387">
        <w:t>IBS</w:t>
      </w:r>
      <w:r w:rsidR="006A76E5" w:rsidRPr="002F7B88">
        <w:rPr>
          <w:lang w:val="ru-RU"/>
        </w:rPr>
        <w:t>.</w:t>
      </w:r>
    </w:p>
    <w:p w:rsidR="00FF059B" w:rsidRDefault="00FF059B" w:rsidP="00FF059B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Банку для этого необходимо разработать комплект пакетов </w:t>
      </w:r>
      <w:r>
        <w:t>IBS</w:t>
      </w:r>
      <w:r w:rsidRPr="002F7B88">
        <w:rPr>
          <w:lang w:val="ru-RU"/>
        </w:rPr>
        <w:t>.</w:t>
      </w:r>
      <w:r>
        <w:t>API</w:t>
      </w:r>
      <w:r w:rsidRPr="00FF059B">
        <w:rPr>
          <w:lang w:val="ru-RU"/>
        </w:rPr>
        <w:t>_</w:t>
      </w:r>
      <w:r>
        <w:t>RS</w:t>
      </w:r>
      <w:r>
        <w:rPr>
          <w:lang w:val="ru-RU"/>
        </w:rPr>
        <w:t xml:space="preserve">* для отражения событий репликации в </w:t>
      </w:r>
      <w:r>
        <w:t>IBS</w:t>
      </w:r>
      <w:r>
        <w:rPr>
          <w:lang w:val="ru-RU"/>
        </w:rPr>
        <w:t xml:space="preserve"> в режиме «</w:t>
      </w:r>
      <w:r>
        <w:t>Online</w:t>
      </w:r>
      <w:r>
        <w:rPr>
          <w:lang w:val="ru-RU"/>
        </w:rPr>
        <w:t>». Либо разработать комплект веб-сервисов в случае использования инструмента репликации №2 (веб-сервисы).</w:t>
      </w:r>
    </w:p>
    <w:p w:rsidR="00EB4387" w:rsidRDefault="00EB4387" w:rsidP="00FF059B">
      <w:pPr>
        <w:pStyle w:val="ListParagraph"/>
        <w:spacing w:after="0" w:line="240" w:lineRule="auto"/>
        <w:jc w:val="both"/>
        <w:rPr>
          <w:lang w:val="ru-RU"/>
        </w:rPr>
      </w:pPr>
      <w:r>
        <w:rPr>
          <w:lang w:val="ru-RU"/>
        </w:rPr>
        <w:t>Весь цикл репликации производится в одной транзакции.</w:t>
      </w:r>
    </w:p>
    <w:p w:rsidR="00524AE5" w:rsidRDefault="00524AE5" w:rsidP="00FF059B">
      <w:pPr>
        <w:pStyle w:val="ListParagraph"/>
        <w:spacing w:after="0" w:line="240" w:lineRule="auto"/>
        <w:jc w:val="both"/>
        <w:rPr>
          <w:lang w:val="ru-RU"/>
        </w:rPr>
      </w:pPr>
    </w:p>
    <w:p w:rsidR="00331C1A" w:rsidRDefault="00331C1A" w:rsidP="00331C1A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Преимущество этого варианта в том, что такая репликация происходит в </w:t>
      </w:r>
      <w:r>
        <w:t>Online</w:t>
      </w:r>
      <w:r>
        <w:rPr>
          <w:lang w:val="ru-RU"/>
        </w:rPr>
        <w:t>-режиме</w:t>
      </w:r>
      <w:r w:rsidRPr="00A668EE">
        <w:rPr>
          <w:lang w:val="ru-RU"/>
        </w:rPr>
        <w:t>:</w:t>
      </w:r>
      <w:r>
        <w:rPr>
          <w:lang w:val="ru-RU"/>
        </w:rPr>
        <w:t xml:space="preserve"> пока операция не будет отражена в </w:t>
      </w:r>
      <w:r>
        <w:t>IBS</w:t>
      </w:r>
      <w:r>
        <w:rPr>
          <w:lang w:val="ru-RU"/>
        </w:rPr>
        <w:t>, она не завершится в</w:t>
      </w:r>
      <w:r w:rsidRPr="00331C1A">
        <w:rPr>
          <w:lang w:val="ru-RU"/>
        </w:rPr>
        <w:t xml:space="preserve"> </w:t>
      </w:r>
      <w:r>
        <w:t>RS</w:t>
      </w:r>
      <w:r w:rsidRPr="00766416">
        <w:rPr>
          <w:lang w:val="ru-RU"/>
        </w:rPr>
        <w:t>-</w:t>
      </w:r>
      <w:r>
        <w:t>Bank</w:t>
      </w:r>
      <w:r w:rsidRPr="00766416">
        <w:rPr>
          <w:lang w:val="ru-RU"/>
        </w:rPr>
        <w:t xml:space="preserve"> </w:t>
      </w:r>
      <w:r>
        <w:t>v</w:t>
      </w:r>
      <w:r w:rsidRPr="00766416">
        <w:rPr>
          <w:lang w:val="ru-RU"/>
        </w:rPr>
        <w:t>.6.20</w:t>
      </w:r>
      <w:r>
        <w:rPr>
          <w:lang w:val="ru-RU"/>
        </w:rPr>
        <w:t>. Никаких расхождений в системах не может быть.</w:t>
      </w:r>
    </w:p>
    <w:p w:rsidR="009B5594" w:rsidRDefault="009B5594" w:rsidP="00524AE5">
      <w:pPr>
        <w:spacing w:after="0" w:line="240" w:lineRule="auto"/>
        <w:jc w:val="both"/>
        <w:rPr>
          <w:b/>
          <w:u w:val="single"/>
          <w:lang w:val="ru-RU"/>
        </w:rPr>
      </w:pPr>
    </w:p>
    <w:p w:rsidR="009B5594" w:rsidRDefault="009B5594" w:rsidP="00524AE5">
      <w:pPr>
        <w:spacing w:after="0" w:line="240" w:lineRule="auto"/>
        <w:jc w:val="both"/>
        <w:rPr>
          <w:b/>
          <w:u w:val="single"/>
          <w:lang w:val="ru-RU"/>
        </w:rPr>
      </w:pPr>
    </w:p>
    <w:p w:rsidR="00524AE5" w:rsidRDefault="00524AE5" w:rsidP="00524AE5">
      <w:pPr>
        <w:spacing w:after="0" w:line="240" w:lineRule="auto"/>
        <w:jc w:val="both"/>
        <w:rPr>
          <w:b/>
          <w:u w:val="single"/>
          <w:lang w:val="ru-RU"/>
        </w:rPr>
      </w:pPr>
      <w:r w:rsidRPr="00994A35">
        <w:rPr>
          <w:b/>
          <w:u w:val="single"/>
          <w:lang w:val="ru-RU"/>
        </w:rPr>
        <w:t>Вариант №</w:t>
      </w:r>
      <w:r>
        <w:rPr>
          <w:b/>
          <w:u w:val="single"/>
          <w:lang w:val="ru-RU"/>
        </w:rPr>
        <w:t>3</w:t>
      </w:r>
      <w:r>
        <w:rPr>
          <w:lang w:val="ru-RU"/>
        </w:rPr>
        <w:t xml:space="preserve">. </w:t>
      </w:r>
      <w:r w:rsidRPr="00485F21">
        <w:rPr>
          <w:b/>
          <w:u w:val="single"/>
          <w:lang w:val="ru-RU"/>
        </w:rPr>
        <w:t>Архитектурная схема</w:t>
      </w:r>
      <w:r>
        <w:rPr>
          <w:b/>
          <w:u w:val="single"/>
          <w:lang w:val="ru-RU"/>
        </w:rPr>
        <w:t xml:space="preserve">, при которой </w:t>
      </w:r>
      <w:r w:rsidRPr="00485F21">
        <w:rPr>
          <w:b/>
          <w:u w:val="single"/>
        </w:rPr>
        <w:t>IBS</w:t>
      </w:r>
      <w:r>
        <w:rPr>
          <w:b/>
          <w:u w:val="single"/>
          <w:lang w:val="ru-RU"/>
        </w:rPr>
        <w:t xml:space="preserve"> выступает в роли </w:t>
      </w:r>
      <w:r>
        <w:rPr>
          <w:b/>
          <w:u w:val="single"/>
        </w:rPr>
        <w:t>web</w:t>
      </w:r>
      <w:r w:rsidRPr="00524AE5">
        <w:rPr>
          <w:b/>
          <w:u w:val="single"/>
          <w:lang w:val="ru-RU"/>
        </w:rPr>
        <w:t>-</w:t>
      </w:r>
      <w:r>
        <w:rPr>
          <w:b/>
          <w:u w:val="single"/>
          <w:lang w:val="ru-RU"/>
        </w:rPr>
        <w:t xml:space="preserve">интерфейса к </w:t>
      </w:r>
      <w:r w:rsidRPr="00485F21">
        <w:rPr>
          <w:b/>
          <w:u w:val="single"/>
        </w:rPr>
        <w:t>RS</w:t>
      </w:r>
      <w:r w:rsidRPr="00485F21">
        <w:rPr>
          <w:b/>
          <w:u w:val="single"/>
          <w:lang w:val="ru-RU"/>
        </w:rPr>
        <w:t>-</w:t>
      </w:r>
      <w:r w:rsidRPr="00485F21">
        <w:rPr>
          <w:b/>
          <w:u w:val="single"/>
        </w:rPr>
        <w:t>Bank</w:t>
      </w:r>
      <w:r w:rsidRPr="00485F21">
        <w:rPr>
          <w:b/>
          <w:u w:val="single"/>
          <w:lang w:val="ru-RU"/>
        </w:rPr>
        <w:t xml:space="preserve"> </w:t>
      </w:r>
      <w:r w:rsidRPr="00485F21">
        <w:rPr>
          <w:b/>
          <w:u w:val="single"/>
        </w:rPr>
        <w:t>v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>6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>20</w:t>
      </w:r>
      <w:r w:rsidRPr="00485F21">
        <w:rPr>
          <w:b/>
          <w:u w:val="single"/>
          <w:lang w:val="ru-RU"/>
        </w:rPr>
        <w:t>.</w:t>
      </w:r>
      <w:r>
        <w:rPr>
          <w:b/>
          <w:u w:val="single"/>
          <w:lang w:val="ru-RU"/>
        </w:rPr>
        <w:t xml:space="preserve"> </w:t>
      </w:r>
    </w:p>
    <w:p w:rsidR="00547D25" w:rsidRPr="00524AE5" w:rsidRDefault="00547D25" w:rsidP="00524AE5">
      <w:pPr>
        <w:spacing w:after="0" w:line="240" w:lineRule="auto"/>
        <w:jc w:val="both"/>
        <w:rPr>
          <w:lang w:val="ru-RU"/>
        </w:rPr>
      </w:pPr>
    </w:p>
    <w:p w:rsidR="00524AE5" w:rsidRPr="00547D25" w:rsidRDefault="00547D25" w:rsidP="00524AE5">
      <w:pPr>
        <w:spacing w:after="0" w:line="240" w:lineRule="auto"/>
        <w:jc w:val="both"/>
        <w:rPr>
          <w:lang w:val="ru-RU"/>
        </w:rPr>
      </w:pPr>
      <w:r>
        <w:object w:dxaOrig="10650" w:dyaOrig="5851">
          <v:shape id="_x0000_i1032" type="#_x0000_t75" style="width:522pt;height:286.5pt" o:ole="">
            <v:imagedata r:id="rId20" o:title=""/>
          </v:shape>
          <o:OLEObject Type="Embed" ProgID="Visio.Drawing.15" ShapeID="_x0000_i1032" DrawAspect="Content" ObjectID="_1638259015" r:id="rId21"/>
        </w:object>
      </w:r>
    </w:p>
    <w:p w:rsidR="000807F2" w:rsidRDefault="000807F2" w:rsidP="000807F2">
      <w:pPr>
        <w:spacing w:after="0" w:line="240" w:lineRule="auto"/>
        <w:jc w:val="both"/>
        <w:rPr>
          <w:ins w:id="29" w:author="softlab" w:date="2019-12-19T10:03:00Z"/>
          <w:lang w:val="ru-RU"/>
        </w:rPr>
      </w:pPr>
      <w:ins w:id="30" w:author="softlab" w:date="2019-12-19T10:03:00Z">
        <w:r>
          <w:rPr>
            <w:lang w:val="ru-RU"/>
          </w:rPr>
          <w:t>Основная идея заключается в том, что большую часть таблиц</w:t>
        </w:r>
        <w:r w:rsidRPr="00547D25">
          <w:rPr>
            <w:lang w:val="ru-RU"/>
          </w:rPr>
          <w:t xml:space="preserve"> </w:t>
        </w:r>
        <w:r>
          <w:t>IBS</w:t>
        </w:r>
        <w:r>
          <w:rPr>
            <w:lang w:val="ru-RU"/>
          </w:rPr>
          <w:t xml:space="preserve">, с которыми работают пакеты </w:t>
        </w:r>
        <w:r>
          <w:t>JUI</w:t>
        </w:r>
        <w:r w:rsidRPr="00547D25">
          <w:rPr>
            <w:lang w:val="ru-RU"/>
          </w:rPr>
          <w:t xml:space="preserve">* </w:t>
        </w:r>
        <w:r>
          <w:rPr>
            <w:lang w:val="ru-RU"/>
          </w:rPr>
          <w:t>и</w:t>
        </w:r>
        <w:r w:rsidRPr="00547D25">
          <w:rPr>
            <w:lang w:val="ru-RU"/>
          </w:rPr>
          <w:t xml:space="preserve"> </w:t>
        </w:r>
        <w:r>
          <w:t>OP</w:t>
        </w:r>
        <w:r w:rsidRPr="00547D25">
          <w:rPr>
            <w:lang w:val="ru-RU"/>
          </w:rPr>
          <w:t>*</w:t>
        </w:r>
        <w:r>
          <w:rPr>
            <w:lang w:val="ru-RU"/>
          </w:rPr>
          <w:t>,</w:t>
        </w:r>
        <w:r w:rsidRPr="000807F2">
          <w:rPr>
            <w:lang w:val="ru-RU"/>
          </w:rPr>
          <w:t xml:space="preserve"> </w:t>
        </w:r>
        <w:r>
          <w:rPr>
            <w:lang w:val="ru-RU"/>
          </w:rPr>
          <w:t xml:space="preserve">необходимо реализовать на инстансе </w:t>
        </w:r>
        <w:r>
          <w:t>oracle</w:t>
        </w:r>
        <w:r w:rsidRPr="000807F2">
          <w:rPr>
            <w:lang w:val="ru-RU"/>
          </w:rPr>
          <w:t>-</w:t>
        </w:r>
        <w:r>
          <w:rPr>
            <w:lang w:val="ru-RU"/>
          </w:rPr>
          <w:t xml:space="preserve">базы </w:t>
        </w:r>
        <w:r>
          <w:t>RS</w:t>
        </w:r>
        <w:r w:rsidRPr="000807F2">
          <w:rPr>
            <w:lang w:val="ru-RU"/>
          </w:rPr>
          <w:t>_</w:t>
        </w:r>
        <w:r>
          <w:t>Bank</w:t>
        </w:r>
        <w:r w:rsidRPr="000807F2">
          <w:rPr>
            <w:lang w:val="ru-RU"/>
          </w:rPr>
          <w:t xml:space="preserve"> </w:t>
        </w:r>
        <w:r>
          <w:t>v</w:t>
        </w:r>
        <w:r w:rsidRPr="000807F2">
          <w:rPr>
            <w:lang w:val="ru-RU"/>
          </w:rPr>
          <w:t>6.20</w:t>
        </w:r>
        <w:r>
          <w:rPr>
            <w:lang w:val="ru-RU"/>
          </w:rPr>
          <w:t xml:space="preserve"> в форме </w:t>
        </w:r>
        <w:proofErr w:type="gramStart"/>
        <w:r>
          <w:rPr>
            <w:lang w:val="ru-RU"/>
          </w:rPr>
          <w:t>представлений  (</w:t>
        </w:r>
        <w:proofErr w:type="gramEnd"/>
        <w:r>
          <w:t>views</w:t>
        </w:r>
        <w:r w:rsidRPr="000807F2">
          <w:rPr>
            <w:lang w:val="ru-RU"/>
          </w:rPr>
          <w:t>)</w:t>
        </w:r>
        <w:r>
          <w:rPr>
            <w:lang w:val="ru-RU"/>
          </w:rPr>
          <w:t xml:space="preserve">. Каждое такое представление в конечном итоге будет компилироваться из таблиц </w:t>
        </w:r>
        <w:r>
          <w:t>RS</w:t>
        </w:r>
        <w:r w:rsidRPr="000807F2">
          <w:rPr>
            <w:lang w:val="ru-RU"/>
          </w:rPr>
          <w:t>_</w:t>
        </w:r>
        <w:r>
          <w:t>Bank</w:t>
        </w:r>
        <w:r w:rsidRPr="000807F2">
          <w:rPr>
            <w:lang w:val="ru-RU"/>
          </w:rPr>
          <w:t xml:space="preserve"> </w:t>
        </w:r>
        <w:r>
          <w:t>v</w:t>
        </w:r>
        <w:r w:rsidRPr="000807F2">
          <w:rPr>
            <w:lang w:val="ru-RU"/>
          </w:rPr>
          <w:t>6.20</w:t>
        </w:r>
        <w:r>
          <w:rPr>
            <w:lang w:val="ru-RU"/>
          </w:rPr>
          <w:t xml:space="preserve">. </w:t>
        </w:r>
      </w:ins>
    </w:p>
    <w:p w:rsidR="000807F2" w:rsidRDefault="000807F2" w:rsidP="000807F2">
      <w:pPr>
        <w:spacing w:after="0" w:line="240" w:lineRule="auto"/>
        <w:jc w:val="both"/>
        <w:rPr>
          <w:ins w:id="31" w:author="softlab" w:date="2019-12-19T10:03:00Z"/>
          <w:lang w:val="ru-RU"/>
        </w:rPr>
      </w:pPr>
      <w:ins w:id="32" w:author="softlab" w:date="2019-12-19T10:03:00Z">
        <w:r>
          <w:rPr>
            <w:lang w:val="ru-RU"/>
          </w:rPr>
          <w:lastRenderedPageBreak/>
          <w:t xml:space="preserve">Для операций создания новых сущностей или изменения существующих на инстансе </w:t>
        </w:r>
        <w:r>
          <w:t>oracle</w:t>
        </w:r>
        <w:r w:rsidRPr="000807F2">
          <w:rPr>
            <w:lang w:val="ru-RU"/>
          </w:rPr>
          <w:t>-</w:t>
        </w:r>
        <w:r>
          <w:rPr>
            <w:lang w:val="ru-RU"/>
          </w:rPr>
          <w:t xml:space="preserve">базы </w:t>
        </w:r>
        <w:r>
          <w:t>RS</w:t>
        </w:r>
        <w:r w:rsidRPr="000807F2">
          <w:rPr>
            <w:lang w:val="ru-RU"/>
          </w:rPr>
          <w:t>_</w:t>
        </w:r>
        <w:r>
          <w:t>Bank</w:t>
        </w:r>
        <w:r w:rsidRPr="000807F2">
          <w:rPr>
            <w:lang w:val="ru-RU"/>
          </w:rPr>
          <w:t xml:space="preserve"> </w:t>
        </w:r>
        <w:r>
          <w:t>v</w:t>
        </w:r>
        <w:r w:rsidRPr="000807F2">
          <w:rPr>
            <w:lang w:val="ru-RU"/>
          </w:rPr>
          <w:t>6.20</w:t>
        </w:r>
        <w:r>
          <w:rPr>
            <w:lang w:val="ru-RU"/>
          </w:rPr>
          <w:t xml:space="preserve"> необходимо разработать комплект процедур (</w:t>
        </w:r>
        <w:r>
          <w:t>API</w:t>
        </w:r>
        <w:r w:rsidRPr="000807F2">
          <w:rPr>
            <w:lang w:val="ru-RU"/>
          </w:rPr>
          <w:t>*)</w:t>
        </w:r>
        <w:r>
          <w:rPr>
            <w:lang w:val="ru-RU"/>
          </w:rPr>
          <w:t xml:space="preserve">, вызов которых будет осуществляться из пакетов </w:t>
        </w:r>
        <w:r>
          <w:t>JUI</w:t>
        </w:r>
        <w:r w:rsidRPr="00547D25">
          <w:rPr>
            <w:lang w:val="ru-RU"/>
          </w:rPr>
          <w:t xml:space="preserve">* </w:t>
        </w:r>
        <w:r>
          <w:rPr>
            <w:lang w:val="ru-RU"/>
          </w:rPr>
          <w:t>и</w:t>
        </w:r>
        <w:r w:rsidRPr="00547D25">
          <w:rPr>
            <w:lang w:val="ru-RU"/>
          </w:rPr>
          <w:t xml:space="preserve"> </w:t>
        </w:r>
        <w:r>
          <w:t>OP</w:t>
        </w:r>
        <w:r w:rsidRPr="00547D25">
          <w:rPr>
            <w:lang w:val="ru-RU"/>
          </w:rPr>
          <w:t>*</w:t>
        </w:r>
        <w:r>
          <w:rPr>
            <w:lang w:val="ru-RU"/>
          </w:rPr>
          <w:t>.</w:t>
        </w:r>
      </w:ins>
    </w:p>
    <w:p w:rsidR="000807F2" w:rsidRPr="000807F2" w:rsidRDefault="000807F2" w:rsidP="000807F2">
      <w:pPr>
        <w:spacing w:after="0" w:line="240" w:lineRule="auto"/>
        <w:jc w:val="both"/>
        <w:rPr>
          <w:ins w:id="33" w:author="softlab" w:date="2019-12-19T10:03:00Z"/>
          <w:lang w:val="ru-RU"/>
        </w:rPr>
      </w:pPr>
      <w:ins w:id="34" w:author="softlab" w:date="2019-12-19T10:03:00Z">
        <w:r>
          <w:rPr>
            <w:lang w:val="ru-RU"/>
          </w:rPr>
          <w:t xml:space="preserve">Таким образом, </w:t>
        </w:r>
        <w:r>
          <w:t>IBS</w:t>
        </w:r>
        <w:r w:rsidRPr="000807F2">
          <w:rPr>
            <w:lang w:val="ru-RU"/>
          </w:rPr>
          <w:t xml:space="preserve"> </w:t>
        </w:r>
        <w:r>
          <w:rPr>
            <w:lang w:val="ru-RU"/>
          </w:rPr>
          <w:t xml:space="preserve">будет выступать в роли </w:t>
        </w:r>
      </w:ins>
      <w:ins w:id="35" w:author="softlab" w:date="2019-12-19T10:04:00Z">
        <w:r>
          <w:t>web</w:t>
        </w:r>
        <w:r w:rsidRPr="000807F2">
          <w:rPr>
            <w:lang w:val="ru-RU"/>
          </w:rPr>
          <w:t>-</w:t>
        </w:r>
        <w:r>
          <w:rPr>
            <w:lang w:val="ru-RU"/>
          </w:rPr>
          <w:t xml:space="preserve">интерфейса к </w:t>
        </w:r>
        <w:r>
          <w:t>RS</w:t>
        </w:r>
        <w:r w:rsidRPr="000807F2">
          <w:rPr>
            <w:lang w:val="ru-RU"/>
          </w:rPr>
          <w:t>_</w:t>
        </w:r>
        <w:r>
          <w:t>Bank</w:t>
        </w:r>
        <w:r w:rsidRPr="000807F2">
          <w:rPr>
            <w:lang w:val="ru-RU"/>
          </w:rPr>
          <w:t xml:space="preserve"> </w:t>
        </w:r>
        <w:r>
          <w:t>v</w:t>
        </w:r>
        <w:r w:rsidRPr="000807F2">
          <w:rPr>
            <w:lang w:val="ru-RU"/>
          </w:rPr>
          <w:t>6.20</w:t>
        </w:r>
        <w:r>
          <w:rPr>
            <w:lang w:val="ru-RU"/>
          </w:rPr>
          <w:t>.</w:t>
        </w:r>
      </w:ins>
    </w:p>
    <w:p w:rsidR="00547D25" w:rsidRPr="00547D25" w:rsidRDefault="00547D25" w:rsidP="00524AE5">
      <w:pPr>
        <w:spacing w:after="0" w:line="240" w:lineRule="auto"/>
        <w:rPr>
          <w:lang w:val="ru-RU"/>
        </w:rPr>
      </w:pPr>
    </w:p>
    <w:p w:rsidR="00524AE5" w:rsidRPr="00B62D2D" w:rsidRDefault="00524AE5" w:rsidP="00524AE5">
      <w:pPr>
        <w:spacing w:after="0" w:line="240" w:lineRule="auto"/>
        <w:rPr>
          <w:lang w:val="ru-RU"/>
        </w:rPr>
      </w:pPr>
      <w:r>
        <w:rPr>
          <w:lang w:val="ru-RU"/>
        </w:rPr>
        <w:t>Описание потоков</w:t>
      </w:r>
      <w:r w:rsidRPr="00B62D2D">
        <w:rPr>
          <w:lang w:val="ru-RU"/>
        </w:rPr>
        <w:t>.</w:t>
      </w:r>
    </w:p>
    <w:p w:rsidR="00524AE5" w:rsidRDefault="00524AE5" w:rsidP="00524AE5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При </w:t>
      </w:r>
      <w:proofErr w:type="gramStart"/>
      <w:r>
        <w:rPr>
          <w:lang w:val="ru-RU"/>
        </w:rPr>
        <w:t>выполнении  операции</w:t>
      </w:r>
      <w:proofErr w:type="gramEnd"/>
      <w:r>
        <w:rPr>
          <w:lang w:val="ru-RU"/>
        </w:rPr>
        <w:t xml:space="preserve"> в </w:t>
      </w:r>
      <w:r>
        <w:t>Web</w:t>
      </w:r>
      <w:r w:rsidRPr="00524AE5">
        <w:rPr>
          <w:lang w:val="ru-RU"/>
        </w:rPr>
        <w:t>-</w:t>
      </w:r>
      <w:r>
        <w:rPr>
          <w:lang w:val="ru-RU"/>
        </w:rPr>
        <w:t xml:space="preserve">интерфейсе </w:t>
      </w:r>
      <w:r>
        <w:t>IBS</w:t>
      </w:r>
      <w:r>
        <w:rPr>
          <w:lang w:val="ru-RU"/>
        </w:rPr>
        <w:t xml:space="preserve">, приложения </w:t>
      </w:r>
      <w:r>
        <w:t>Java</w:t>
      </w:r>
      <w:r w:rsidRPr="00524AE5">
        <w:rPr>
          <w:lang w:val="ru-RU"/>
        </w:rPr>
        <w:t xml:space="preserve"> </w:t>
      </w:r>
      <w:r>
        <w:rPr>
          <w:lang w:val="ru-RU"/>
        </w:rPr>
        <w:t xml:space="preserve">обращаются к пакетам </w:t>
      </w:r>
      <w:r>
        <w:t>JUI</w:t>
      </w:r>
      <w:r w:rsidRPr="00524AE5">
        <w:rPr>
          <w:lang w:val="ru-RU"/>
        </w:rPr>
        <w:t xml:space="preserve">* </w:t>
      </w:r>
      <w:r>
        <w:rPr>
          <w:lang w:val="ru-RU"/>
        </w:rPr>
        <w:t xml:space="preserve">и </w:t>
      </w:r>
      <w:r>
        <w:t>OP</w:t>
      </w:r>
      <w:r>
        <w:rPr>
          <w:lang w:val="ru-RU"/>
        </w:rPr>
        <w:t xml:space="preserve">*, как и в существующей реализации </w:t>
      </w:r>
      <w:r>
        <w:t>IBS</w:t>
      </w:r>
      <w:r>
        <w:rPr>
          <w:lang w:val="ru-RU"/>
        </w:rPr>
        <w:t>.</w:t>
      </w:r>
    </w:p>
    <w:p w:rsidR="00524AE5" w:rsidRDefault="000807F2" w:rsidP="00524AE5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lang w:val="ru-RU"/>
        </w:rPr>
      </w:pPr>
      <w:ins w:id="36" w:author="softlab" w:date="2019-12-19T10:05:00Z">
        <w:r>
          <w:rPr>
            <w:lang w:val="ru-RU"/>
          </w:rPr>
          <w:t xml:space="preserve">Для операций чтения данных (например, при построении скроллингов или при заполнении форм редактирования) </w:t>
        </w:r>
      </w:ins>
      <w:r w:rsidR="00524AE5" w:rsidRPr="00524AE5">
        <w:rPr>
          <w:lang w:val="ru-RU"/>
        </w:rPr>
        <w:t xml:space="preserve">пакеты </w:t>
      </w:r>
      <w:r w:rsidR="00524AE5">
        <w:t>JUI</w:t>
      </w:r>
      <w:r w:rsidR="00524AE5" w:rsidRPr="00524AE5">
        <w:rPr>
          <w:lang w:val="ru-RU"/>
        </w:rPr>
        <w:t xml:space="preserve">* и </w:t>
      </w:r>
      <w:r w:rsidR="00524AE5">
        <w:t>OP</w:t>
      </w:r>
      <w:r w:rsidR="00524AE5" w:rsidRPr="00524AE5">
        <w:rPr>
          <w:lang w:val="ru-RU"/>
        </w:rPr>
        <w:t xml:space="preserve">* обращаются не к таблицам </w:t>
      </w:r>
      <w:r w:rsidR="00524AE5">
        <w:t>IBS</w:t>
      </w:r>
      <w:r w:rsidR="00524AE5" w:rsidRPr="00524AE5">
        <w:rPr>
          <w:lang w:val="ru-RU"/>
        </w:rPr>
        <w:t xml:space="preserve">, </w:t>
      </w:r>
      <w:ins w:id="37" w:author="softlab" w:date="2019-12-19T10:06:00Z">
        <w:r>
          <w:rPr>
            <w:lang w:val="ru-RU"/>
          </w:rPr>
          <w:t>а к представлениям (</w:t>
        </w:r>
        <w:r>
          <w:t>views</w:t>
        </w:r>
        <w:r w:rsidRPr="000807F2">
          <w:rPr>
            <w:lang w:val="ru-RU"/>
          </w:rPr>
          <w:t>)</w:t>
        </w:r>
        <w:r>
          <w:rPr>
            <w:lang w:val="ru-RU"/>
          </w:rPr>
          <w:t xml:space="preserve">, созданным </w:t>
        </w:r>
      </w:ins>
      <w:ins w:id="38" w:author="softlab" w:date="2019-12-19T10:07:00Z">
        <w:r>
          <w:rPr>
            <w:lang w:val="ru-RU"/>
          </w:rPr>
          <w:t xml:space="preserve">в базе </w:t>
        </w:r>
        <w:r>
          <w:t>RS</w:t>
        </w:r>
        <w:r w:rsidRPr="000807F2">
          <w:rPr>
            <w:lang w:val="ru-RU"/>
          </w:rPr>
          <w:t>_</w:t>
        </w:r>
        <w:r>
          <w:t>Bank</w:t>
        </w:r>
        <w:r w:rsidRPr="000807F2">
          <w:rPr>
            <w:lang w:val="ru-RU"/>
          </w:rPr>
          <w:t xml:space="preserve"> </w:t>
        </w:r>
        <w:r>
          <w:t>v</w:t>
        </w:r>
        <w:r w:rsidRPr="000807F2">
          <w:rPr>
            <w:lang w:val="ru-RU"/>
          </w:rPr>
          <w:t>6.20</w:t>
        </w:r>
        <w:r>
          <w:rPr>
            <w:lang w:val="ru-RU"/>
          </w:rPr>
          <w:t>.</w:t>
        </w:r>
      </w:ins>
      <w:ins w:id="39" w:author="softlab" w:date="2019-12-19T10:06:00Z">
        <w:r>
          <w:rPr>
            <w:lang w:val="ru-RU"/>
          </w:rPr>
          <w:t xml:space="preserve"> </w:t>
        </w:r>
      </w:ins>
      <w:ins w:id="40" w:author="softlab" w:date="2019-12-19T10:07:00Z">
        <w:r w:rsidR="003E5669">
          <w:rPr>
            <w:lang w:val="ru-RU"/>
          </w:rPr>
          <w:t>Структур</w:t>
        </w:r>
      </w:ins>
      <w:ins w:id="41" w:author="softlab" w:date="2019-12-19T10:09:00Z">
        <w:r w:rsidR="003E5669">
          <w:rPr>
            <w:lang w:val="ru-RU"/>
          </w:rPr>
          <w:t>ы</w:t>
        </w:r>
      </w:ins>
      <w:ins w:id="42" w:author="softlab" w:date="2019-12-19T10:07:00Z">
        <w:r w:rsidR="003E5669">
          <w:rPr>
            <w:lang w:val="ru-RU"/>
          </w:rPr>
          <w:t xml:space="preserve"> представлений повторя</w:t>
        </w:r>
      </w:ins>
      <w:ins w:id="43" w:author="softlab" w:date="2019-12-19T10:09:00Z">
        <w:r w:rsidR="003E5669">
          <w:rPr>
            <w:lang w:val="ru-RU"/>
          </w:rPr>
          <w:t>ю</w:t>
        </w:r>
      </w:ins>
      <w:ins w:id="44" w:author="softlab" w:date="2019-12-19T10:07:00Z">
        <w:r w:rsidR="003E5669">
          <w:rPr>
            <w:lang w:val="ru-RU"/>
          </w:rPr>
          <w:t xml:space="preserve">т таблицы </w:t>
        </w:r>
        <w:r w:rsidR="003E5669">
          <w:t>IBS</w:t>
        </w:r>
        <w:r w:rsidR="003E5669">
          <w:rPr>
            <w:lang w:val="ru-RU"/>
          </w:rPr>
          <w:t xml:space="preserve">, но </w:t>
        </w:r>
      </w:ins>
      <w:ins w:id="45" w:author="softlab" w:date="2019-12-19T10:08:00Z">
        <w:r w:rsidR="003E5669">
          <w:rPr>
            <w:lang w:val="ru-RU"/>
          </w:rPr>
          <w:t xml:space="preserve">при </w:t>
        </w:r>
      </w:ins>
      <w:ins w:id="46" w:author="softlab" w:date="2019-12-19T10:09:00Z">
        <w:r w:rsidR="003E5669">
          <w:rPr>
            <w:lang w:val="ru-RU"/>
          </w:rPr>
          <w:t xml:space="preserve">их </w:t>
        </w:r>
      </w:ins>
      <w:ins w:id="47" w:author="softlab" w:date="2019-12-19T10:08:00Z">
        <w:r w:rsidR="003E5669">
          <w:rPr>
            <w:lang w:val="ru-RU"/>
          </w:rPr>
          <w:t xml:space="preserve">компиляции будут использоваться таблицы из </w:t>
        </w:r>
        <w:r w:rsidR="003E5669">
          <w:t>RS</w:t>
        </w:r>
        <w:r w:rsidR="003E5669" w:rsidRPr="000807F2">
          <w:rPr>
            <w:lang w:val="ru-RU"/>
          </w:rPr>
          <w:t>_</w:t>
        </w:r>
        <w:r w:rsidR="003E5669">
          <w:t>Bank</w:t>
        </w:r>
        <w:r w:rsidR="003E5669" w:rsidRPr="000807F2">
          <w:rPr>
            <w:lang w:val="ru-RU"/>
          </w:rPr>
          <w:t xml:space="preserve"> </w:t>
        </w:r>
        <w:r w:rsidR="003E5669">
          <w:t>v</w:t>
        </w:r>
        <w:r w:rsidR="003E5669" w:rsidRPr="000807F2">
          <w:rPr>
            <w:lang w:val="ru-RU"/>
          </w:rPr>
          <w:t>6.20</w:t>
        </w:r>
        <w:r w:rsidR="003E5669">
          <w:rPr>
            <w:lang w:val="ru-RU"/>
          </w:rPr>
          <w:t>.</w:t>
        </w:r>
      </w:ins>
    </w:p>
    <w:p w:rsidR="003E5669" w:rsidRDefault="003E5669" w:rsidP="003E5669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ins w:id="48" w:author="softlab" w:date="2019-12-19T10:09:00Z"/>
          <w:lang w:val="ru-RU"/>
        </w:rPr>
      </w:pPr>
      <w:ins w:id="49" w:author="softlab" w:date="2019-12-19T10:09:00Z">
        <w:r>
          <w:rPr>
            <w:lang w:val="ru-RU"/>
          </w:rPr>
          <w:t xml:space="preserve">Для операций </w:t>
        </w:r>
      </w:ins>
      <w:ins w:id="50" w:author="softlab" w:date="2019-12-19T10:10:00Z">
        <w:r>
          <w:rPr>
            <w:lang w:val="ru-RU"/>
          </w:rPr>
          <w:t xml:space="preserve">создания новых сущностей и </w:t>
        </w:r>
      </w:ins>
      <w:ins w:id="51" w:author="softlab" w:date="2019-12-19T10:14:00Z">
        <w:r>
          <w:rPr>
            <w:lang w:val="ru-RU"/>
          </w:rPr>
          <w:t xml:space="preserve">для операций сохранения изменений существующих </w:t>
        </w:r>
      </w:ins>
      <w:ins w:id="52" w:author="softlab" w:date="2019-12-19T10:15:00Z">
        <w:r>
          <w:rPr>
            <w:lang w:val="ru-RU"/>
          </w:rPr>
          <w:t>сущностей</w:t>
        </w:r>
      </w:ins>
      <w:ins w:id="53" w:author="softlab" w:date="2019-12-19T10:17:00Z">
        <w:r>
          <w:rPr>
            <w:lang w:val="ru-RU"/>
          </w:rPr>
          <w:t xml:space="preserve">, </w:t>
        </w:r>
      </w:ins>
      <w:ins w:id="54" w:author="softlab" w:date="2019-12-19T10:09:00Z">
        <w:r w:rsidRPr="00524AE5">
          <w:rPr>
            <w:lang w:val="ru-RU"/>
          </w:rPr>
          <w:t xml:space="preserve">пакеты </w:t>
        </w:r>
        <w:r>
          <w:t>JUI</w:t>
        </w:r>
        <w:r w:rsidRPr="00524AE5">
          <w:rPr>
            <w:lang w:val="ru-RU"/>
          </w:rPr>
          <w:t xml:space="preserve">* и </w:t>
        </w:r>
        <w:r>
          <w:t>OP</w:t>
        </w:r>
        <w:r w:rsidRPr="00524AE5">
          <w:rPr>
            <w:lang w:val="ru-RU"/>
          </w:rPr>
          <w:t xml:space="preserve">* обращаются к </w:t>
        </w:r>
      </w:ins>
      <w:ins w:id="55" w:author="softlab" w:date="2019-12-19T10:15:00Z">
        <w:r>
          <w:rPr>
            <w:lang w:val="ru-RU"/>
          </w:rPr>
          <w:t xml:space="preserve">библиотеке </w:t>
        </w:r>
        <w:r>
          <w:t>API</w:t>
        </w:r>
        <w:r w:rsidRPr="003E5669">
          <w:rPr>
            <w:lang w:val="ru-RU"/>
          </w:rPr>
          <w:t>-</w:t>
        </w:r>
        <w:r>
          <w:rPr>
            <w:lang w:val="ru-RU"/>
          </w:rPr>
          <w:t>процедур</w:t>
        </w:r>
      </w:ins>
      <w:ins w:id="56" w:author="softlab" w:date="2019-12-19T10:09:00Z">
        <w:r>
          <w:rPr>
            <w:lang w:val="ru-RU"/>
          </w:rPr>
          <w:t xml:space="preserve">, созданным в базе </w:t>
        </w:r>
        <w:r>
          <w:t>RS</w:t>
        </w:r>
        <w:r w:rsidRPr="000807F2">
          <w:rPr>
            <w:lang w:val="ru-RU"/>
          </w:rPr>
          <w:t>_</w:t>
        </w:r>
        <w:r>
          <w:t>Bank</w:t>
        </w:r>
        <w:r>
          <w:rPr>
            <w:lang w:val="ru-RU"/>
          </w:rPr>
          <w:t xml:space="preserve"> </w:t>
        </w:r>
        <w:r>
          <w:t>v</w:t>
        </w:r>
        <w:r w:rsidRPr="000807F2">
          <w:rPr>
            <w:lang w:val="ru-RU"/>
          </w:rPr>
          <w:t>6.20</w:t>
        </w:r>
        <w:r>
          <w:rPr>
            <w:lang w:val="ru-RU"/>
          </w:rPr>
          <w:t xml:space="preserve">. </w:t>
        </w:r>
      </w:ins>
      <w:ins w:id="57" w:author="softlab" w:date="2019-12-19T10:16:00Z">
        <w:r>
          <w:rPr>
            <w:lang w:val="ru-RU"/>
          </w:rPr>
          <w:t>Например «Создать счет», «Создать договор», «изменить проводку», «удалить проводку»</w:t>
        </w:r>
      </w:ins>
      <w:ins w:id="58" w:author="softlab" w:date="2019-12-19T10:17:00Z">
        <w:r>
          <w:rPr>
            <w:lang w:val="ru-RU"/>
          </w:rPr>
          <w:t xml:space="preserve"> и т.п.</w:t>
        </w:r>
      </w:ins>
    </w:p>
    <w:p w:rsidR="003E5669" w:rsidRDefault="003E5669" w:rsidP="00920ADF">
      <w:pPr>
        <w:spacing w:after="0" w:line="240" w:lineRule="auto"/>
        <w:jc w:val="both"/>
        <w:rPr>
          <w:ins w:id="59" w:author="softlab" w:date="2019-12-19T10:17:00Z"/>
          <w:lang w:val="ru-RU"/>
        </w:rPr>
      </w:pPr>
      <w:ins w:id="60" w:author="softlab" w:date="2019-12-19T10:17:00Z">
        <w:r>
          <w:rPr>
            <w:lang w:val="ru-RU"/>
          </w:rPr>
          <w:t xml:space="preserve">Перечень сущностей, с которыми оперирует </w:t>
        </w:r>
        <w:r>
          <w:t>IBS</w:t>
        </w:r>
        <w:r>
          <w:rPr>
            <w:lang w:val="ru-RU"/>
          </w:rPr>
          <w:t xml:space="preserve"> и которые должны </w:t>
        </w:r>
      </w:ins>
      <w:ins w:id="61" w:author="softlab" w:date="2019-12-19T10:18:00Z">
        <w:r w:rsidR="0011695C">
          <w:rPr>
            <w:lang w:val="ru-RU"/>
          </w:rPr>
          <w:t>храниться в базах</w:t>
        </w:r>
      </w:ins>
      <w:ins w:id="62" w:author="softlab" w:date="2019-12-19T10:17:00Z">
        <w:r>
          <w:rPr>
            <w:lang w:val="ru-RU"/>
          </w:rPr>
          <w:t xml:space="preserve"> </w:t>
        </w:r>
      </w:ins>
      <w:ins w:id="63" w:author="softlab" w:date="2019-12-19T10:18:00Z">
        <w:r w:rsidR="0011695C">
          <w:t>RS</w:t>
        </w:r>
        <w:r w:rsidR="0011695C" w:rsidRPr="000807F2">
          <w:rPr>
            <w:lang w:val="ru-RU"/>
          </w:rPr>
          <w:t>_</w:t>
        </w:r>
        <w:r w:rsidR="0011695C">
          <w:t>Bank</w:t>
        </w:r>
        <w:r w:rsidR="0011695C">
          <w:rPr>
            <w:lang w:val="ru-RU"/>
          </w:rPr>
          <w:t xml:space="preserve"> </w:t>
        </w:r>
        <w:r w:rsidR="0011695C">
          <w:t>v</w:t>
        </w:r>
        <w:r w:rsidR="0011695C" w:rsidRPr="000807F2">
          <w:rPr>
            <w:lang w:val="ru-RU"/>
          </w:rPr>
          <w:t>6.20</w:t>
        </w:r>
        <w:r w:rsidR="0011695C">
          <w:rPr>
            <w:lang w:val="ru-RU"/>
          </w:rPr>
          <w:t>. будет определен на стадии детального обследования. Предположительно</w:t>
        </w:r>
      </w:ins>
      <w:ins w:id="64" w:author="softlab" w:date="2019-12-19T10:19:00Z">
        <w:r w:rsidR="0011695C">
          <w:rPr>
            <w:lang w:val="ru-RU"/>
          </w:rPr>
          <w:t xml:space="preserve">, этот перечень соответствует </w:t>
        </w:r>
      </w:ins>
      <w:ins w:id="65" w:author="softlab" w:date="2019-12-19T10:22:00Z">
        <w:r w:rsidR="0011695C">
          <w:rPr>
            <w:lang w:val="ru-RU"/>
          </w:rPr>
          <w:t xml:space="preserve">набору </w:t>
        </w:r>
      </w:ins>
      <w:ins w:id="66" w:author="softlab" w:date="2019-12-19T10:19:00Z">
        <w:r w:rsidR="0011695C">
          <w:rPr>
            <w:lang w:val="ru-RU"/>
          </w:rPr>
          <w:t xml:space="preserve">сущностей, которые ведутся в шлюзовых таблицах, см. приложения </w:t>
        </w:r>
      </w:ins>
      <w:ins w:id="67" w:author="softlab" w:date="2019-12-19T10:23:00Z">
        <w:r w:rsidR="0011695C">
          <w:rPr>
            <w:lang w:val="ru-RU"/>
          </w:rPr>
          <w:t>2</w:t>
        </w:r>
      </w:ins>
      <w:ins w:id="68" w:author="softlab" w:date="2019-12-19T10:19:00Z">
        <w:r w:rsidR="0011695C">
          <w:rPr>
            <w:lang w:val="ru-RU"/>
          </w:rPr>
          <w:t xml:space="preserve"> и </w:t>
        </w:r>
      </w:ins>
      <w:ins w:id="69" w:author="softlab" w:date="2019-12-19T10:23:00Z">
        <w:r w:rsidR="0011695C">
          <w:rPr>
            <w:lang w:val="ru-RU"/>
          </w:rPr>
          <w:t>4</w:t>
        </w:r>
      </w:ins>
      <w:ins w:id="70" w:author="softlab" w:date="2019-12-19T10:19:00Z">
        <w:r w:rsidR="0011695C">
          <w:rPr>
            <w:lang w:val="ru-RU"/>
          </w:rPr>
          <w:t xml:space="preserve">. </w:t>
        </w:r>
      </w:ins>
      <w:ins w:id="71" w:author="softlab" w:date="2019-12-19T10:18:00Z">
        <w:r w:rsidR="0011695C">
          <w:rPr>
            <w:lang w:val="ru-RU"/>
          </w:rPr>
          <w:t xml:space="preserve"> </w:t>
        </w:r>
      </w:ins>
    </w:p>
    <w:p w:rsidR="003E5669" w:rsidRDefault="0011695C" w:rsidP="00920ADF">
      <w:pPr>
        <w:spacing w:after="0" w:line="240" w:lineRule="auto"/>
        <w:jc w:val="both"/>
        <w:rPr>
          <w:ins w:id="72" w:author="softlab" w:date="2019-12-19T10:23:00Z"/>
          <w:lang w:val="ru-RU"/>
        </w:rPr>
      </w:pPr>
      <w:ins w:id="73" w:author="softlab" w:date="2019-12-19T10:23:00Z">
        <w:r>
          <w:rPr>
            <w:lang w:val="ru-RU"/>
          </w:rPr>
          <w:t xml:space="preserve">Перечень операций с этими сущностями также будет определен на стадии детального обследования. Предположительно, этот перечень соответствует набору </w:t>
        </w:r>
      </w:ins>
      <w:ins w:id="74" w:author="softlab" w:date="2019-12-19T10:24:00Z">
        <w:r>
          <w:rPr>
            <w:lang w:val="ru-RU"/>
          </w:rPr>
          <w:t>операций</w:t>
        </w:r>
      </w:ins>
      <w:ins w:id="75" w:author="softlab" w:date="2019-12-19T10:23:00Z">
        <w:r>
          <w:rPr>
            <w:lang w:val="ru-RU"/>
          </w:rPr>
          <w:t>, которы</w:t>
        </w:r>
      </w:ins>
      <w:ins w:id="76" w:author="softlab" w:date="2019-12-19T10:25:00Z">
        <w:r>
          <w:rPr>
            <w:lang w:val="ru-RU"/>
          </w:rPr>
          <w:t xml:space="preserve">е в настоящий момент подлежат репликации из </w:t>
        </w:r>
        <w:r>
          <w:t>IBS</w:t>
        </w:r>
        <w:r w:rsidRPr="0011695C">
          <w:rPr>
            <w:lang w:val="ru-RU"/>
          </w:rPr>
          <w:t xml:space="preserve"> </w:t>
        </w:r>
        <w:r>
          <w:rPr>
            <w:lang w:val="ru-RU"/>
          </w:rPr>
          <w:t xml:space="preserve">в </w:t>
        </w:r>
        <w:r>
          <w:t>RS</w:t>
        </w:r>
        <w:r w:rsidRPr="000807F2">
          <w:rPr>
            <w:lang w:val="ru-RU"/>
          </w:rPr>
          <w:t>_</w:t>
        </w:r>
        <w:r>
          <w:t>Bank</w:t>
        </w:r>
        <w:r w:rsidRPr="000807F2">
          <w:rPr>
            <w:lang w:val="ru-RU"/>
          </w:rPr>
          <w:t xml:space="preserve"> </w:t>
        </w:r>
        <w:r>
          <w:t>v</w:t>
        </w:r>
        <w:r w:rsidRPr="000807F2">
          <w:rPr>
            <w:lang w:val="ru-RU"/>
          </w:rPr>
          <w:t>6.20</w:t>
        </w:r>
        <w:r>
          <w:rPr>
            <w:lang w:val="ru-RU"/>
          </w:rPr>
          <w:t xml:space="preserve">, см. </w:t>
        </w:r>
      </w:ins>
      <w:ins w:id="77" w:author="softlab" w:date="2019-12-19T10:23:00Z">
        <w:r>
          <w:rPr>
            <w:lang w:val="ru-RU"/>
          </w:rPr>
          <w:t xml:space="preserve">приложения </w:t>
        </w:r>
      </w:ins>
      <w:ins w:id="78" w:author="softlab" w:date="2019-12-19T10:25:00Z">
        <w:r>
          <w:rPr>
            <w:lang w:val="ru-RU"/>
          </w:rPr>
          <w:t>1</w:t>
        </w:r>
      </w:ins>
      <w:ins w:id="79" w:author="softlab" w:date="2019-12-19T10:23:00Z">
        <w:r>
          <w:rPr>
            <w:lang w:val="ru-RU"/>
          </w:rPr>
          <w:t xml:space="preserve"> и </w:t>
        </w:r>
      </w:ins>
      <w:ins w:id="80" w:author="softlab" w:date="2019-12-19T10:25:00Z">
        <w:r>
          <w:rPr>
            <w:lang w:val="ru-RU"/>
          </w:rPr>
          <w:t>3</w:t>
        </w:r>
      </w:ins>
      <w:ins w:id="81" w:author="softlab" w:date="2019-12-19T10:23:00Z">
        <w:r>
          <w:rPr>
            <w:lang w:val="ru-RU"/>
          </w:rPr>
          <w:t>.</w:t>
        </w:r>
      </w:ins>
    </w:p>
    <w:p w:rsidR="0011695C" w:rsidRDefault="0011695C" w:rsidP="00920ADF">
      <w:pPr>
        <w:spacing w:after="0" w:line="240" w:lineRule="auto"/>
        <w:jc w:val="both"/>
        <w:rPr>
          <w:ins w:id="82" w:author="softlab" w:date="2019-12-19T10:09:00Z"/>
          <w:lang w:val="ru-RU"/>
        </w:rPr>
      </w:pPr>
    </w:p>
    <w:p w:rsidR="00920ADF" w:rsidRPr="00920ADF" w:rsidRDefault="00920ADF" w:rsidP="00920ADF">
      <w:pPr>
        <w:spacing w:after="0" w:line="240" w:lineRule="auto"/>
        <w:jc w:val="both"/>
        <w:rPr>
          <w:lang w:val="ru-RU"/>
        </w:rPr>
      </w:pPr>
      <w:r w:rsidRPr="00920ADF">
        <w:rPr>
          <w:lang w:val="ru-RU"/>
        </w:rPr>
        <w:t xml:space="preserve">Этот вариант обладает несомненным преимуществом по сравнению с другими вариантами интеграции систем: </w:t>
      </w:r>
      <w:r>
        <w:rPr>
          <w:lang w:val="ru-RU"/>
        </w:rPr>
        <w:t xml:space="preserve">отпадает </w:t>
      </w:r>
      <w:r w:rsidRPr="00920ADF">
        <w:rPr>
          <w:lang w:val="ru-RU"/>
        </w:rPr>
        <w:t>необходимост</w:t>
      </w:r>
      <w:r>
        <w:rPr>
          <w:lang w:val="ru-RU"/>
        </w:rPr>
        <w:t xml:space="preserve">ь </w:t>
      </w:r>
      <w:r w:rsidRPr="00920ADF">
        <w:rPr>
          <w:lang w:val="ru-RU"/>
        </w:rPr>
        <w:t xml:space="preserve">в синхронизации данных между системами </w:t>
      </w:r>
      <w:r>
        <w:t>IBS</w:t>
      </w:r>
      <w:r w:rsidRPr="00920ADF">
        <w:rPr>
          <w:lang w:val="ru-RU"/>
        </w:rPr>
        <w:t xml:space="preserve"> и </w:t>
      </w:r>
      <w:r>
        <w:t>RS</w:t>
      </w:r>
      <w:r w:rsidRPr="00920ADF">
        <w:rPr>
          <w:lang w:val="ru-RU"/>
        </w:rPr>
        <w:t>-</w:t>
      </w:r>
      <w:r>
        <w:t>Bank</w:t>
      </w:r>
      <w:r w:rsidRPr="00920ADF">
        <w:rPr>
          <w:lang w:val="ru-RU"/>
        </w:rPr>
        <w:t xml:space="preserve"> </w:t>
      </w:r>
      <w:r>
        <w:t>v</w:t>
      </w:r>
      <w:r w:rsidRPr="00920ADF">
        <w:rPr>
          <w:lang w:val="ru-RU"/>
        </w:rPr>
        <w:t xml:space="preserve">6.20. Ведь база данных будет единая – на стороне </w:t>
      </w:r>
      <w:r>
        <w:t>RS</w:t>
      </w:r>
      <w:r w:rsidRPr="00920ADF">
        <w:rPr>
          <w:lang w:val="ru-RU"/>
        </w:rPr>
        <w:t>-</w:t>
      </w:r>
      <w:r>
        <w:t>Bank</w:t>
      </w:r>
      <w:r w:rsidRPr="00920ADF">
        <w:rPr>
          <w:lang w:val="ru-RU"/>
        </w:rPr>
        <w:t xml:space="preserve"> </w:t>
      </w:r>
      <w:r>
        <w:t>v</w:t>
      </w:r>
      <w:r w:rsidRPr="00920ADF">
        <w:rPr>
          <w:lang w:val="ru-RU"/>
        </w:rPr>
        <w:t xml:space="preserve">6.20. </w:t>
      </w:r>
      <w:r>
        <w:t>IBS</w:t>
      </w:r>
      <w:r>
        <w:rPr>
          <w:lang w:val="ru-RU"/>
        </w:rPr>
        <w:t xml:space="preserve"> по большей части будет выступать в качестве</w:t>
      </w:r>
      <w:r w:rsidRPr="00920ADF">
        <w:rPr>
          <w:lang w:val="ru-RU"/>
        </w:rPr>
        <w:t xml:space="preserve"> </w:t>
      </w:r>
      <w:r>
        <w:t>web</w:t>
      </w:r>
      <w:r w:rsidRPr="00920ADF">
        <w:rPr>
          <w:lang w:val="ru-RU"/>
        </w:rPr>
        <w:t>-</w:t>
      </w:r>
      <w:r>
        <w:rPr>
          <w:lang w:val="ru-RU"/>
        </w:rPr>
        <w:t xml:space="preserve">интерфейса </w:t>
      </w:r>
      <w:r>
        <w:t>RS</w:t>
      </w:r>
      <w:r w:rsidRPr="00920ADF">
        <w:rPr>
          <w:lang w:val="ru-RU"/>
        </w:rPr>
        <w:t>-</w:t>
      </w:r>
      <w:r>
        <w:t>Bank</w:t>
      </w:r>
      <w:r w:rsidRPr="00920ADF">
        <w:rPr>
          <w:lang w:val="ru-RU"/>
        </w:rPr>
        <w:t xml:space="preserve"> </w:t>
      </w:r>
      <w:r>
        <w:t>v</w:t>
      </w:r>
      <w:r w:rsidRPr="00920ADF">
        <w:rPr>
          <w:lang w:val="ru-RU"/>
        </w:rPr>
        <w:t>6.20</w:t>
      </w:r>
      <w:r>
        <w:rPr>
          <w:lang w:val="ru-RU"/>
        </w:rPr>
        <w:t xml:space="preserve">, основная бизнес логика будет реализована в </w:t>
      </w:r>
      <w:r>
        <w:t>RS</w:t>
      </w:r>
      <w:r w:rsidRPr="00920ADF">
        <w:rPr>
          <w:lang w:val="ru-RU"/>
        </w:rPr>
        <w:t>-</w:t>
      </w:r>
      <w:r>
        <w:t>Bank</w:t>
      </w:r>
      <w:r w:rsidRPr="00920ADF">
        <w:rPr>
          <w:lang w:val="ru-RU"/>
        </w:rPr>
        <w:t xml:space="preserve"> </w:t>
      </w:r>
      <w:r>
        <w:t>v</w:t>
      </w:r>
      <w:r w:rsidRPr="00920ADF">
        <w:rPr>
          <w:lang w:val="ru-RU"/>
        </w:rPr>
        <w:t>6.20</w:t>
      </w:r>
      <w:r>
        <w:rPr>
          <w:lang w:val="ru-RU"/>
        </w:rPr>
        <w:t>.</w:t>
      </w:r>
    </w:p>
    <w:p w:rsidR="00920ADF" w:rsidRDefault="00E3255D" w:rsidP="00E3255D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>Но этот вариант также несет в себе риск</w:t>
      </w:r>
      <w:r w:rsidRPr="00E3255D">
        <w:rPr>
          <w:lang w:val="ru-RU"/>
        </w:rPr>
        <w:t>:</w:t>
      </w:r>
      <w:r>
        <w:rPr>
          <w:lang w:val="ru-RU"/>
        </w:rPr>
        <w:t xml:space="preserve"> о</w:t>
      </w:r>
      <w:r w:rsidR="00920ADF">
        <w:rPr>
          <w:lang w:val="ru-RU"/>
        </w:rPr>
        <w:t>бъем доработок на стороне обоих систем существенно возрастает</w:t>
      </w:r>
      <w:ins w:id="83" w:author="softlab" w:date="2019-12-19T10:27:00Z">
        <w:r w:rsidR="0011695C">
          <w:rPr>
            <w:lang w:val="ru-RU"/>
          </w:rPr>
          <w:t xml:space="preserve"> относительно вариантов 1 и 2</w:t>
        </w:r>
      </w:ins>
      <w:r w:rsidR="00920ADF">
        <w:rPr>
          <w:lang w:val="ru-RU"/>
        </w:rPr>
        <w:t>.</w:t>
      </w:r>
      <w:r w:rsidR="00920ADF" w:rsidRPr="00920ADF">
        <w:rPr>
          <w:lang w:val="ru-RU"/>
        </w:rPr>
        <w:t xml:space="preserve"> </w:t>
      </w:r>
      <w:r w:rsidR="00920ADF">
        <w:rPr>
          <w:lang w:val="ru-RU"/>
        </w:rPr>
        <w:t xml:space="preserve">Программистам банка потребуется произвести полную ревизию кода </w:t>
      </w:r>
      <w:r w:rsidR="00920ADF">
        <w:t>IBS</w:t>
      </w:r>
      <w:ins w:id="84" w:author="softlab" w:date="2019-12-19T10:27:00Z">
        <w:r w:rsidR="0011695C">
          <w:rPr>
            <w:lang w:val="ru-RU"/>
          </w:rPr>
          <w:t xml:space="preserve">, </w:t>
        </w:r>
      </w:ins>
      <w:ins w:id="85" w:author="softlab" w:date="2019-12-19T10:28:00Z">
        <w:r w:rsidR="0011695C">
          <w:rPr>
            <w:lang w:val="ru-RU"/>
          </w:rPr>
          <w:t xml:space="preserve">а </w:t>
        </w:r>
      </w:ins>
      <w:ins w:id="86" w:author="softlab" w:date="2019-12-19T10:27:00Z">
        <w:r w:rsidR="0011695C">
          <w:rPr>
            <w:lang w:val="ru-RU"/>
          </w:rPr>
          <w:t xml:space="preserve">программистам </w:t>
        </w:r>
      </w:ins>
      <w:ins w:id="87" w:author="softlab" w:date="2019-12-19T10:28:00Z">
        <w:r w:rsidR="0011695C">
          <w:t>R</w:t>
        </w:r>
        <w:r w:rsidR="0011695C" w:rsidRPr="0011695C">
          <w:rPr>
            <w:lang w:val="ru-RU"/>
          </w:rPr>
          <w:t>-</w:t>
        </w:r>
        <w:r w:rsidR="0011695C">
          <w:t>Style</w:t>
        </w:r>
        <w:r w:rsidR="0011695C" w:rsidRPr="0011695C">
          <w:rPr>
            <w:lang w:val="ru-RU"/>
          </w:rPr>
          <w:t xml:space="preserve"> </w:t>
        </w:r>
        <w:r w:rsidR="0011695C">
          <w:t>Softlab</w:t>
        </w:r>
        <w:r w:rsidR="0011695C" w:rsidRPr="0011695C">
          <w:rPr>
            <w:lang w:val="ru-RU"/>
          </w:rPr>
          <w:t xml:space="preserve"> </w:t>
        </w:r>
        <w:r w:rsidR="00204F3C">
          <w:rPr>
            <w:lang w:val="ru-RU"/>
          </w:rPr>
          <w:t>потребуется создать набор представлений (</w:t>
        </w:r>
        <w:r w:rsidR="00204F3C">
          <w:t>views</w:t>
        </w:r>
        <w:r w:rsidR="00204F3C">
          <w:rPr>
            <w:lang w:val="ru-RU"/>
          </w:rPr>
          <w:t>)</w:t>
        </w:r>
      </w:ins>
      <w:ins w:id="88" w:author="softlab" w:date="2019-12-19T10:29:00Z">
        <w:r w:rsidR="00204F3C">
          <w:rPr>
            <w:lang w:val="ru-RU"/>
          </w:rPr>
          <w:t xml:space="preserve">, имитирующих базу </w:t>
        </w:r>
        <w:proofErr w:type="gramStart"/>
        <w:r w:rsidR="00204F3C">
          <w:rPr>
            <w:lang w:val="ru-RU"/>
          </w:rPr>
          <w:t xml:space="preserve">данных  </w:t>
        </w:r>
        <w:r w:rsidR="00204F3C">
          <w:t>IBS</w:t>
        </w:r>
        <w:proofErr w:type="gramEnd"/>
        <w:r w:rsidR="00204F3C" w:rsidRPr="00204F3C">
          <w:rPr>
            <w:lang w:val="ru-RU"/>
          </w:rPr>
          <w:t xml:space="preserve"> и набор </w:t>
        </w:r>
        <w:r w:rsidR="00204F3C">
          <w:t>API</w:t>
        </w:r>
        <w:r w:rsidR="00204F3C" w:rsidRPr="00204F3C">
          <w:rPr>
            <w:lang w:val="ru-RU"/>
          </w:rPr>
          <w:t>-</w:t>
        </w:r>
        <w:r w:rsidR="00204F3C">
          <w:rPr>
            <w:lang w:val="ru-RU"/>
          </w:rPr>
          <w:t xml:space="preserve">процедур для </w:t>
        </w:r>
      </w:ins>
      <w:ins w:id="89" w:author="softlab" w:date="2019-12-19T10:30:00Z">
        <w:r w:rsidR="00204F3C">
          <w:rPr>
            <w:lang w:val="ru-RU"/>
          </w:rPr>
          <w:t>отражения операций создания/изменения/удаления данных в таблицах</w:t>
        </w:r>
      </w:ins>
      <w:r w:rsidR="00920ADF">
        <w:rPr>
          <w:lang w:val="ru-RU"/>
        </w:rPr>
        <w:t xml:space="preserve">. </w:t>
      </w:r>
    </w:p>
    <w:p w:rsidR="005B068A" w:rsidRDefault="005B068A" w:rsidP="00957BAA">
      <w:pPr>
        <w:pStyle w:val="Heading1"/>
        <w:rPr>
          <w:lang w:val="ru-RU"/>
        </w:rPr>
      </w:pPr>
    </w:p>
    <w:p w:rsidR="00957BAA" w:rsidRDefault="00957BAA" w:rsidP="00957BAA">
      <w:pPr>
        <w:pStyle w:val="Heading1"/>
        <w:rPr>
          <w:lang w:val="ru-RU"/>
        </w:rPr>
      </w:pPr>
      <w:r>
        <w:rPr>
          <w:lang w:val="ru-RU"/>
        </w:rPr>
        <w:t>Техническое заключение.</w:t>
      </w:r>
    </w:p>
    <w:p w:rsidR="00957BAA" w:rsidRDefault="00957BAA" w:rsidP="00957BAA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Реализация интеграции между системами </w:t>
      </w:r>
      <w:r>
        <w:t>IBS</w:t>
      </w:r>
      <w:r w:rsidRPr="00957BA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RS</w:t>
      </w:r>
      <w:r w:rsidRPr="00376A2F">
        <w:rPr>
          <w:lang w:val="ru-RU"/>
        </w:rPr>
        <w:t>-</w:t>
      </w:r>
      <w:r>
        <w:t>Bank</w:t>
      </w:r>
      <w:r w:rsidRPr="00376A2F">
        <w:rPr>
          <w:lang w:val="ru-RU"/>
        </w:rPr>
        <w:t xml:space="preserve"> </w:t>
      </w:r>
      <w:r>
        <w:t>v</w:t>
      </w:r>
      <w:r w:rsidRPr="00376A2F">
        <w:rPr>
          <w:lang w:val="ru-RU"/>
        </w:rPr>
        <w:t>.6.20</w:t>
      </w:r>
      <w:r>
        <w:rPr>
          <w:lang w:val="ru-RU"/>
        </w:rPr>
        <w:t xml:space="preserve"> в режиме </w:t>
      </w:r>
      <w:r>
        <w:t>Online</w:t>
      </w:r>
      <w:r w:rsidRPr="00957BAA">
        <w:rPr>
          <w:lang w:val="ru-RU"/>
        </w:rPr>
        <w:t xml:space="preserve"> </w:t>
      </w:r>
      <w:r w:rsidRPr="00331C1A">
        <w:rPr>
          <w:b/>
          <w:u w:val="single"/>
          <w:lang w:val="ru-RU"/>
        </w:rPr>
        <w:t xml:space="preserve">возможна </w:t>
      </w:r>
      <w:r>
        <w:rPr>
          <w:lang w:val="ru-RU"/>
        </w:rPr>
        <w:t>с учетом требований банка</w:t>
      </w:r>
      <w:r w:rsidRPr="006D1181">
        <w:rPr>
          <w:lang w:val="ru-RU"/>
        </w:rPr>
        <w:t>.</w:t>
      </w:r>
      <w:r w:rsidRPr="00957BAA">
        <w:rPr>
          <w:lang w:val="ru-RU"/>
        </w:rPr>
        <w:t xml:space="preserve"> В главе </w:t>
      </w:r>
      <w:r w:rsidR="0010088D">
        <w:rPr>
          <w:lang w:val="ru-RU"/>
        </w:rPr>
        <w:t>«</w:t>
      </w:r>
      <w:r w:rsidRPr="00957BAA">
        <w:rPr>
          <w:lang w:val="ru-RU"/>
        </w:rPr>
        <w:t>Архитектура интеграции «Как будет»</w:t>
      </w:r>
      <w:r w:rsidR="0010088D">
        <w:rPr>
          <w:lang w:val="ru-RU"/>
        </w:rPr>
        <w:t>»</w:t>
      </w:r>
      <w:r>
        <w:rPr>
          <w:lang w:val="ru-RU"/>
        </w:rPr>
        <w:t xml:space="preserve"> описано </w:t>
      </w:r>
      <w:r w:rsidR="000C6CD1">
        <w:rPr>
          <w:lang w:val="ru-RU"/>
        </w:rPr>
        <w:t xml:space="preserve">три </w:t>
      </w:r>
      <w:r w:rsidR="009B5594">
        <w:rPr>
          <w:lang w:val="ru-RU"/>
        </w:rPr>
        <w:t xml:space="preserve">возможных </w:t>
      </w:r>
      <w:r>
        <w:rPr>
          <w:lang w:val="ru-RU"/>
        </w:rPr>
        <w:t>вариант</w:t>
      </w:r>
      <w:r w:rsidR="000C6CD1">
        <w:rPr>
          <w:lang w:val="ru-RU"/>
        </w:rPr>
        <w:t>а</w:t>
      </w:r>
      <w:r>
        <w:rPr>
          <w:lang w:val="ru-RU"/>
        </w:rPr>
        <w:t xml:space="preserve"> такой реализации</w:t>
      </w:r>
      <w:r w:rsidR="009B5594">
        <w:rPr>
          <w:lang w:val="ru-RU"/>
        </w:rPr>
        <w:t xml:space="preserve"> с указанием преимуществ и недостатков.</w:t>
      </w:r>
    </w:p>
    <w:p w:rsidR="005B068A" w:rsidRDefault="005B068A" w:rsidP="00DD6156">
      <w:pPr>
        <w:pStyle w:val="Heading1"/>
        <w:rPr>
          <w:lang w:val="ru-RU"/>
        </w:rPr>
      </w:pPr>
    </w:p>
    <w:p w:rsidR="00DD6156" w:rsidRDefault="00DD6156" w:rsidP="00DD6156">
      <w:pPr>
        <w:pStyle w:val="Heading1"/>
        <w:rPr>
          <w:lang w:val="ru-RU"/>
        </w:rPr>
      </w:pPr>
      <w:r>
        <w:rPr>
          <w:lang w:val="ru-RU"/>
        </w:rPr>
        <w:t xml:space="preserve">Приложение </w:t>
      </w:r>
      <w:r w:rsidR="00356F85">
        <w:rPr>
          <w:lang w:val="ru-RU"/>
        </w:rPr>
        <w:t>1</w:t>
      </w:r>
      <w:r>
        <w:rPr>
          <w:lang w:val="ru-RU"/>
        </w:rPr>
        <w:t>.</w:t>
      </w:r>
    </w:p>
    <w:p w:rsidR="00DD6156" w:rsidRDefault="00DD6156" w:rsidP="00DD6156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Перечень типов </w:t>
      </w:r>
      <w:r w:rsidR="0000496F">
        <w:rPr>
          <w:lang w:val="ru-RU"/>
        </w:rPr>
        <w:t>операций</w:t>
      </w:r>
      <w:r>
        <w:rPr>
          <w:lang w:val="ru-RU"/>
        </w:rPr>
        <w:t xml:space="preserve">, события по которым фиксируются в журнал событий </w:t>
      </w:r>
      <w:r>
        <w:t>IBS</w:t>
      </w:r>
      <w:r w:rsidRPr="002B719C">
        <w:rPr>
          <w:lang w:val="ru-RU"/>
        </w:rPr>
        <w:t>.</w:t>
      </w:r>
      <w:r>
        <w:t>IBS</w:t>
      </w:r>
      <w:r w:rsidRPr="002B719C">
        <w:rPr>
          <w:lang w:val="ru-RU"/>
        </w:rPr>
        <w:t>_</w:t>
      </w:r>
      <w:r>
        <w:t>GATE</w:t>
      </w:r>
      <w:r w:rsidRPr="002B719C">
        <w:rPr>
          <w:lang w:val="ru-RU"/>
        </w:rPr>
        <w:t>.</w:t>
      </w:r>
      <w:r>
        <w:t>gate</w:t>
      </w:r>
      <w:r w:rsidRPr="002B719C">
        <w:rPr>
          <w:lang w:val="ru-RU"/>
        </w:rPr>
        <w:t>_</w:t>
      </w:r>
      <w:r>
        <w:t>transaction</w:t>
      </w:r>
      <w:r w:rsidRPr="00D3526F">
        <w:rPr>
          <w:lang w:val="ru-RU"/>
        </w:rPr>
        <w:t>:</w:t>
      </w:r>
    </w:p>
    <w:tbl>
      <w:tblPr>
        <w:tblW w:w="10525" w:type="dxa"/>
        <w:tblLook w:val="04A0" w:firstRow="1" w:lastRow="0" w:firstColumn="1" w:lastColumn="0" w:noHBand="0" w:noVBand="1"/>
      </w:tblPr>
      <w:tblGrid>
        <w:gridCol w:w="440"/>
        <w:gridCol w:w="2525"/>
        <w:gridCol w:w="3594"/>
        <w:gridCol w:w="3966"/>
      </w:tblGrid>
      <w:tr w:rsidR="00CA0D63" w:rsidRPr="00C60B56" w:rsidTr="00CA0D63">
        <w:trPr>
          <w:trHeight w:val="255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  <w:lang w:val="ru-RU"/>
              </w:rPr>
            </w:pPr>
            <w:r w:rsidRPr="00CA0D63"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  <w:lang w:val="ru-RU"/>
              </w:rPr>
              <w:t xml:space="preserve">   </w:t>
            </w:r>
          </w:p>
        </w:tc>
        <w:tc>
          <w:tcPr>
            <w:tcW w:w="2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</w:rPr>
              <w:t>NAME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</w:rPr>
              <w:t>EXEC_PROCEDURE_NAME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  <w:lang w:val="ru-RU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  <w:lang w:val="ru-RU"/>
              </w:rPr>
              <w:t>Пояснение</w:t>
            </w: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1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Открытие счета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api_gate_object.tr_account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2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Создание субъекта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api_gate_object.tr_subject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547D25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3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Категория обьекта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api_gate_object.tr_cat_obj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A0D63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4"/>
                <w:szCs w:val="14"/>
                <w:lang w:val="ru-RU"/>
              </w:rPr>
              <w:t>Изменяется категория объекта (таблица 'OBJATCOR_DBT')</w:t>
            </w:r>
          </w:p>
        </w:tc>
      </w:tr>
      <w:tr w:rsidR="00CA0D63" w:rsidRPr="00547D25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4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Архивные исправления по опозданиям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api_gate_loan.tr_arh_ed_late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A0D63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4"/>
                <w:szCs w:val="14"/>
                <w:lang w:val="ru-RU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4"/>
                <w:szCs w:val="14"/>
                <w:lang w:val="ru-RU"/>
              </w:rPr>
              <w:t>Эта операция возникает, когда для клиента требуется в индивидуальном порядке изменить порядок начисления штрафов за просрочку оплаты долгов по кредитам. Механизм такой: в 5й главе БУ (счета ДЕПО) в архиве делается техническая проводка, которая в последствии влияет на подсчет числа  дней просрочки.</w:t>
            </w: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5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Открытие кредита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api_gate_loan.tr_crd_open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6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Выдача готовой карты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api_gate_loan.tr_crd_card_pay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7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Изменение лимита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api_gate_loan.tr_crd_set_lim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8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Пролонгация кредита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api_gate_loan.tr_crd_prolong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lastRenderedPageBreak/>
              <w:t>9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Закрытие кредита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api_gate_loan.tr_crd_close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547D25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Изменение золота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api_gate_loan.tr_crd_ens_ch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4"/>
                <w:szCs w:val="14"/>
                <w:lang w:val="ru-RU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4"/>
                <w:szCs w:val="14"/>
                <w:lang w:val="ru-RU"/>
              </w:rPr>
              <w:t>Речь идет об изменении залога. В названии операции грамматическая ошибка.</w:t>
            </w: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Смена типа карты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api_gate_loan.tr_ch_card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Реструктуризация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api_gate_loan.tr_restr_usd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Установка дня оплаты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api_gate_loan.tr_set_inv_day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Погащение кредита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api_gate_loan.tr_crd_repay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547D25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Keyfiyyət meyarı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api_gate_object.tr_cat_obj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A0D63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4"/>
                <w:szCs w:val="14"/>
                <w:lang w:val="ru-RU"/>
              </w:rPr>
            </w:pPr>
            <w:r>
              <w:rPr>
                <w:rFonts w:ascii="Segoe UI" w:eastAsia="Times New Roman" w:hAnsi="Segoe UI" w:cs="Segoe UI"/>
                <w:color w:val="000000"/>
                <w:sz w:val="14"/>
                <w:szCs w:val="14"/>
                <w:lang w:val="ru-RU"/>
              </w:rPr>
              <w:t>Операция возникает при замене карт «Болкарт» на «</w:t>
            </w:r>
            <w:r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  <w:t>New</w:t>
            </w:r>
            <w:r w:rsidRPr="00CA0D63">
              <w:rPr>
                <w:rFonts w:ascii="Segoe UI" w:eastAsia="Times New Roman" w:hAnsi="Segoe UI" w:cs="Segoe UI"/>
                <w:color w:val="000000"/>
                <w:sz w:val="14"/>
                <w:szCs w:val="14"/>
                <w:lang w:val="ru-RU"/>
              </w:rPr>
              <w:t xml:space="preserve"> </w:t>
            </w:r>
            <w:r>
              <w:rPr>
                <w:rFonts w:ascii="Segoe UI" w:eastAsia="Times New Roman" w:hAnsi="Segoe UI" w:cs="Segoe UI"/>
                <w:color w:val="000000"/>
                <w:sz w:val="14"/>
                <w:szCs w:val="14"/>
                <w:lang w:val="ru-RU"/>
              </w:rPr>
              <w:t>Болкарт»</w:t>
            </w:r>
            <w:r w:rsidRPr="00CA0D63">
              <w:rPr>
                <w:rFonts w:ascii="Segoe UI" w:eastAsia="Times New Roman" w:hAnsi="Segoe UI" w:cs="Segoe UI"/>
                <w:color w:val="000000"/>
                <w:sz w:val="14"/>
                <w:szCs w:val="14"/>
                <w:lang w:val="ru-RU"/>
              </w:rPr>
              <w:t>.</w:t>
            </w:r>
          </w:p>
          <w:p w:rsidR="00CA0D63" w:rsidRPr="00CA0D63" w:rsidRDefault="00CA0D63" w:rsidP="00CA0D63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4"/>
                <w:szCs w:val="14"/>
                <w:lang w:val="ru-RU"/>
              </w:rPr>
              <w:t>Изменяется категория объекта (таблица 'OBJATCOR_DBT')</w:t>
            </w:r>
            <w:r>
              <w:rPr>
                <w:rFonts w:ascii="Segoe UI" w:eastAsia="Times New Roman" w:hAnsi="Segoe UI" w:cs="Segoe UI"/>
                <w:color w:val="000000"/>
                <w:sz w:val="14"/>
                <w:szCs w:val="14"/>
                <w:lang w:val="ru-RU"/>
              </w:rPr>
              <w:t>, также меняются объекты залога</w:t>
            </w: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Открытие счета процентов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api_gate_deposit.tr_open_interest_account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Открытие срочного депозита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api_gate_deposit.tr_open_deposit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Открытие текущего счета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Дополнительный взнос на вклад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api_gate_deposit.tr_income_withdraw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Списание со вклада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api_gate_deposit.tr_income_withdraw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Получение процентов с депозита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api_gate_deposit.tr_income_withdraw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Оплата комиссии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api_gate_deposit.tr_income_withdraw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Выдача чековой книжки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Установка владельца договора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Явка третьего лица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api_gate_deposit.tr_income_withdraw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Закрытие депозита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api_gate_deposit.tr_close_deposit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Открытие главной карты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api_gate_deposit.tr_open_card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Перевод карт на внебалансовый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29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Привязка кредитного договора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api_gate_deposit.tr_link_credit_contract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Кассовый приход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31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Кассовый расход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32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Межфилиальный приход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33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Межфилиальный расход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Внутрифилиальный приход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35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Внутрифилиальный расход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36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Наличный обмен валюты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37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Обработка истекших депозитов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api_gate_deposit.tr_pay_expired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38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Пролонгация депозитов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api_gate_deposit.tr_dep_prolong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39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Вступление третьего лица во владение депозитом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api_gate_deposit.THIRD_PERSON_ASSUMPTION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Вступление третьего лица во владение депозитом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api_gate_deposit.THIRD_PERSON_ASSUMPTION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41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Выдача карты держателю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api_gate_deposit.tr_pass_card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42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Оплата коммунальных услуг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Отправка срочного перевода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44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Выплата срочного перевода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Возврат срочного перевода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46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Отмена срочного перевода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api_gate_deposit.tr_default_operation_handler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  <w:tr w:rsidR="00CA0D63" w:rsidRPr="00C60B56" w:rsidTr="00CA0D63">
        <w:trPr>
          <w:trHeight w:val="255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47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Изменение процентной ставки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CA0D63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api_gate_deposit.tr_change_deposit_rate</w:t>
            </w:r>
          </w:p>
        </w:tc>
        <w:tc>
          <w:tcPr>
            <w:tcW w:w="3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D63" w:rsidRPr="00CA0D63" w:rsidRDefault="00CA0D63" w:rsidP="00C60B56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</w:p>
        </w:tc>
      </w:tr>
    </w:tbl>
    <w:p w:rsidR="00C60B56" w:rsidRDefault="00C60B56" w:rsidP="00DD6156">
      <w:pPr>
        <w:spacing w:after="0" w:line="240" w:lineRule="auto"/>
        <w:jc w:val="both"/>
      </w:pPr>
    </w:p>
    <w:p w:rsidR="0000496F" w:rsidRDefault="0000496F" w:rsidP="0000496F">
      <w:pPr>
        <w:pStyle w:val="Heading1"/>
        <w:rPr>
          <w:lang w:val="ru-RU"/>
        </w:rPr>
      </w:pPr>
      <w:r>
        <w:rPr>
          <w:lang w:val="ru-RU"/>
        </w:rPr>
        <w:t xml:space="preserve">Приложение </w:t>
      </w:r>
      <w:r w:rsidR="00356F85">
        <w:rPr>
          <w:lang w:val="ru-RU"/>
        </w:rPr>
        <w:t>2</w:t>
      </w:r>
      <w:r>
        <w:rPr>
          <w:lang w:val="ru-RU"/>
        </w:rPr>
        <w:t>.</w:t>
      </w:r>
    </w:p>
    <w:p w:rsidR="0000496F" w:rsidRDefault="0000496F" w:rsidP="0000496F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Перечень шлюзовых таблиц, которые заполняются при репликации операций из </w:t>
      </w:r>
      <w:r>
        <w:t>IBS</w:t>
      </w:r>
      <w:r w:rsidRPr="0000496F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RS</w:t>
      </w:r>
      <w:r w:rsidRPr="0000496F">
        <w:rPr>
          <w:lang w:val="ru-RU"/>
        </w:rPr>
        <w:t>-</w:t>
      </w:r>
      <w:r>
        <w:t>Bank</w:t>
      </w:r>
      <w:r w:rsidRPr="0000496F">
        <w:rPr>
          <w:lang w:val="ru-RU"/>
        </w:rPr>
        <w:t xml:space="preserve"> </w:t>
      </w:r>
      <w:r>
        <w:t>v</w:t>
      </w:r>
      <w:r w:rsidRPr="0000496F">
        <w:rPr>
          <w:lang w:val="ru-RU"/>
        </w:rPr>
        <w:t>5.1</w:t>
      </w:r>
      <w:r w:rsidRPr="00D3526F">
        <w:rPr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5310"/>
      </w:tblGrid>
      <w:tr w:rsidR="001816DF" w:rsidRPr="001816DF" w:rsidTr="001816DF">
        <w:tc>
          <w:tcPr>
            <w:tcW w:w="2155" w:type="dxa"/>
            <w:shd w:val="clear" w:color="auto" w:fill="BFBFBF" w:themeFill="background1" w:themeFillShade="BF"/>
          </w:tcPr>
          <w:p w:rsidR="001816DF" w:rsidRPr="001816DF" w:rsidRDefault="001816DF" w:rsidP="001816DF">
            <w:pPr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</w:rPr>
              <w:t>Таблица шлюза</w:t>
            </w:r>
          </w:p>
        </w:tc>
        <w:tc>
          <w:tcPr>
            <w:tcW w:w="5310" w:type="dxa"/>
            <w:shd w:val="clear" w:color="auto" w:fill="BFBFBF" w:themeFill="background1" w:themeFillShade="BF"/>
          </w:tcPr>
          <w:p w:rsidR="001816DF" w:rsidRPr="001816DF" w:rsidRDefault="001816DF" w:rsidP="001816DF">
            <w:pPr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</w:rPr>
              <w:t>Пояснение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'AC$ACNTS_DBT',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 xml:space="preserve">По дебетовым картам, в отличии от кредитных, не заводится договор в </w:t>
            </w:r>
            <w:r w:rsidRPr="00957BAA">
              <w:rPr>
                <w:rFonts w:ascii="Segoe UI" w:hAnsi="Segoe UI" w:cs="Segoe UI"/>
                <w:sz w:val="16"/>
                <w:szCs w:val="16"/>
              </w:rPr>
              <w:t>crdcontr</w:t>
            </w: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.</w:t>
            </w:r>
            <w:r w:rsidRPr="00957BAA">
              <w:rPr>
                <w:rFonts w:ascii="Segoe UI" w:hAnsi="Segoe UI" w:cs="Segoe UI"/>
                <w:sz w:val="16"/>
                <w:szCs w:val="16"/>
              </w:rPr>
              <w:t>dbt</w:t>
            </w: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 xml:space="preserve">. Поэтому для дебетовых карт связка судного счета с расчетным счетом хранится в отдельной пользовательской таблице. </w:t>
            </w:r>
            <w:r w:rsidRPr="00957BAA">
              <w:rPr>
                <w:rFonts w:ascii="Segoe UI" w:hAnsi="Segoe UI" w:cs="Segoe UI"/>
                <w:sz w:val="16"/>
                <w:szCs w:val="16"/>
              </w:rPr>
              <w:t>В данную таблицу выгружается как раз эта связка.</w:t>
            </w:r>
          </w:p>
        </w:tc>
      </w:tr>
      <w:tr w:rsidR="00957BAA" w:rsidRPr="00547D25" w:rsidTr="001816DF">
        <w:tc>
          <w:tcPr>
            <w:tcW w:w="2155" w:type="dxa"/>
          </w:tcPr>
          <w:p w:rsidR="00957BAA" w:rsidRPr="00A66F38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A66F38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‘</w:t>
            </w: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CCRDCATAC</w:t>
            </w:r>
            <w:r w:rsidRPr="00A66F38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_</w:t>
            </w: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DBT</w:t>
            </w:r>
            <w:r w:rsidRPr="00A66F38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Категории учета по кредитному договору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A66F38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A66F38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lastRenderedPageBreak/>
              <w:t>‘</w:t>
            </w: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CCRDCONTR</w:t>
            </w:r>
            <w:r w:rsidRPr="00A66F38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_</w:t>
            </w: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DBT</w:t>
            </w:r>
            <w:r w:rsidRPr="00A66F38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Кредитный договор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A66F38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A66F38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‘</w:t>
            </w: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CCRENSCON</w:t>
            </w:r>
            <w:r w:rsidRPr="00A66F38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_</w:t>
            </w: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DBT</w:t>
            </w:r>
            <w:r w:rsidRPr="00A66F38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Обеспечения кредитного договора</w:t>
            </w:r>
          </w:p>
        </w:tc>
      </w:tr>
      <w:tr w:rsidR="00957BAA" w:rsidRPr="00547D25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‘CL_DATA_DBT',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Таблица заказа карт в процессинге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‘CODE_ACCOUNT',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Не используется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‘CRDDOC_DBT',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Фактические оплаты кредитных договоров</w:t>
            </w:r>
          </w:p>
        </w:tc>
      </w:tr>
      <w:tr w:rsidR="00957BAA" w:rsidRPr="00547D25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‘CRDMOBLIM',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Раньше был продукт кредитной карты у которой был отдельный кредитный лимит на оплату мобильных операторов. Сейчас такие карты не выдаются, поэтому на данный момент таблица не используется.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‘DOCUMENT_DBT',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Проводки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‘EMPDMOT_DBT',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Не используется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‘GRAPH_FEE',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Не используется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‘GRAPH_REPAY',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Графики оплат по кредитам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‘HDPCONTR_DBT',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Депозитный договор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‘HDPDOC_DBT',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Фактические оплаты депозитных договоров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‘HDPDUTY_DBT',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Обязательства по депозитам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‘HDPPAY_DBT',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Оплаты депозитных договоров</w:t>
            </w:r>
          </w:p>
        </w:tc>
      </w:tr>
      <w:tr w:rsidR="00957BAA" w:rsidRPr="00547D25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‘ICLTRANS_DBT',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Виртуальные коды клиента, используются выпуска обезличенных карт и виртуальных карт</w:t>
            </w:r>
          </w:p>
        </w:tc>
      </w:tr>
      <w:tr w:rsidR="00957BAA" w:rsidRPr="00547D25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‘IFEMCLNT',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Атавизм от старого кредитного продукта «семейный кредит». На данный момент не используется.</w:t>
            </w:r>
          </w:p>
        </w:tc>
      </w:tr>
      <w:tr w:rsidR="00957BAA" w:rsidRPr="00547D25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‘IFEMCRED',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Атавизм от старого кредитного продукта «семейный кредит». На данный момент не используется.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‘OBJATCOR_DBT',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Связи категорий и объектов</w:t>
            </w:r>
          </w:p>
        </w:tc>
      </w:tr>
      <w:tr w:rsidR="00957BAA" w:rsidRPr="00547D25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‘OBJATCOR_PKG',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 xml:space="preserve">Аналог </w:t>
            </w:r>
            <w:r w:rsidRPr="00957BAA">
              <w:rPr>
                <w:rFonts w:ascii="Segoe UI" w:hAnsi="Segoe UI" w:cs="Segoe UI"/>
                <w:sz w:val="16"/>
                <w:szCs w:val="16"/>
              </w:rPr>
              <w:t>OBJATCOR</w:t>
            </w: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_</w:t>
            </w:r>
            <w:r w:rsidRPr="00957BAA">
              <w:rPr>
                <w:rFonts w:ascii="Segoe UI" w:hAnsi="Segoe UI" w:cs="Segoe UI"/>
                <w:sz w:val="16"/>
                <w:szCs w:val="16"/>
              </w:rPr>
              <w:t>DBT</w:t>
            </w: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, используется для массовых загрузок категорий из экселевского файла.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‘OBJATTR_DBT',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Справочник категорий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‘PCACC_DBT',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Счета процентов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‘PCACNT_DBT',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Категории учета счетов процентов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‘PCRATE_DBT',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 xml:space="preserve">Ставки процентов </w:t>
            </w:r>
          </w:p>
        </w:tc>
      </w:tr>
      <w:tr w:rsidR="00957BAA" w:rsidRPr="00547D25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‘PERSONADDINFO',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Всякая дополнительная информация о клиенте, которая не помещается в штатные таблицы РС_Банк5.1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‘RPL_ACCT_DBT',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Счета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‘RPL_PADR_DBT',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Адреса клиента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‘RPL_PAFL_DBT',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Аффилированные лица</w:t>
            </w:r>
          </w:p>
        </w:tc>
      </w:tr>
      <w:tr w:rsidR="00957BAA" w:rsidRPr="00547D25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‘RPL_PART_DBT',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 xml:space="preserve">Клиент, структура соответствует </w:t>
            </w:r>
            <w:r w:rsidRPr="00957BAA">
              <w:rPr>
                <w:rFonts w:ascii="Segoe UI" w:hAnsi="Segoe UI" w:cs="Segoe UI"/>
                <w:sz w:val="16"/>
                <w:szCs w:val="16"/>
              </w:rPr>
              <w:t>party</w:t>
            </w: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.</w:t>
            </w:r>
            <w:r w:rsidRPr="00957BAA">
              <w:rPr>
                <w:rFonts w:ascii="Segoe UI" w:hAnsi="Segoe UI" w:cs="Segoe UI"/>
                <w:sz w:val="16"/>
                <w:szCs w:val="16"/>
              </w:rPr>
              <w:t>dbt</w:t>
            </w:r>
          </w:p>
        </w:tc>
      </w:tr>
      <w:tr w:rsidR="00957BAA" w:rsidRPr="00547D25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‘RPL_PCOM_DBT', 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 xml:space="preserve">Каналы коммуникации с клиентом (телефоны, </w:t>
            </w:r>
            <w:r w:rsidRPr="00957BAA">
              <w:rPr>
                <w:rFonts w:ascii="Segoe UI" w:hAnsi="Segoe UI" w:cs="Segoe UI"/>
                <w:sz w:val="16"/>
                <w:szCs w:val="16"/>
              </w:rPr>
              <w:t>e</w:t>
            </w: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-</w:t>
            </w:r>
            <w:r w:rsidRPr="00957BAA">
              <w:rPr>
                <w:rFonts w:ascii="Segoe UI" w:hAnsi="Segoe UI" w:cs="Segoe UI"/>
                <w:sz w:val="16"/>
                <w:szCs w:val="16"/>
              </w:rPr>
              <w:t>mail</w:t>
            </w: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 xml:space="preserve"> и т.д.)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‘RPL_PEMPL_DBT',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Налоговые реквизиты клиента</w:t>
            </w:r>
          </w:p>
        </w:tc>
      </w:tr>
      <w:tr w:rsidR="00957BAA" w:rsidRPr="00547D25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‘RPL_PERSN_DBT',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 xml:space="preserve">Реквизиты физлиц (структура </w:t>
            </w:r>
            <w:r w:rsidRPr="00957BAA">
              <w:rPr>
                <w:rFonts w:ascii="Segoe UI" w:hAnsi="Segoe UI" w:cs="Segoe UI"/>
                <w:sz w:val="16"/>
                <w:szCs w:val="16"/>
              </w:rPr>
              <w:t>persn</w:t>
            </w: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.</w:t>
            </w:r>
            <w:r w:rsidRPr="00957BAA">
              <w:rPr>
                <w:rFonts w:ascii="Segoe UI" w:hAnsi="Segoe UI" w:cs="Segoe UI"/>
                <w:sz w:val="16"/>
                <w:szCs w:val="16"/>
              </w:rPr>
              <w:t>dbt</w:t>
            </w: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)</w:t>
            </w:r>
          </w:p>
        </w:tc>
      </w:tr>
      <w:tr w:rsidR="00957BAA" w:rsidRPr="00524AE5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‘RPL_PEXP_DBT', </w:t>
            </w:r>
          </w:p>
        </w:tc>
        <w:tc>
          <w:tcPr>
            <w:tcW w:w="5310" w:type="dxa"/>
          </w:tcPr>
          <w:p w:rsidR="00957BAA" w:rsidRPr="00957BAA" w:rsidRDefault="00E3255D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Не используется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‘RPL_PJUR_DBT',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Юрлица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‘RPL_POFC_DBT',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Сотрудники юрлица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‘RPL_PPRT_DBT',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Паспортные данные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‘RPL_PRFT_DBT',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Дополнительные доходы клиента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‘RPL_PRPL_DBT',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Не используется</w:t>
            </w:r>
          </w:p>
        </w:tc>
      </w:tr>
      <w:tr w:rsidR="00957BAA" w:rsidRPr="001816DF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 xml:space="preserve">‘RPL_PRPT_DBT', 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</w:rPr>
            </w:pPr>
            <w:r w:rsidRPr="00957BAA">
              <w:rPr>
                <w:rFonts w:ascii="Segoe UI" w:hAnsi="Segoe UI" w:cs="Segoe UI"/>
                <w:sz w:val="16"/>
                <w:szCs w:val="16"/>
              </w:rPr>
              <w:t>Не используется</w:t>
            </w:r>
          </w:p>
        </w:tc>
      </w:tr>
      <w:tr w:rsidR="00957BAA" w:rsidRPr="00547D25" w:rsidTr="001816DF">
        <w:tc>
          <w:tcPr>
            <w:tcW w:w="2155" w:type="dxa"/>
          </w:tcPr>
          <w:p w:rsidR="00957BAA" w:rsidRPr="001816DF" w:rsidRDefault="00957BAA" w:rsidP="00957BAA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‘RPL_PWSC_DBT'</w:t>
            </w:r>
          </w:p>
        </w:tc>
        <w:tc>
          <w:tcPr>
            <w:tcW w:w="5310" w:type="dxa"/>
          </w:tcPr>
          <w:p w:rsidR="00957BAA" w:rsidRPr="00957BAA" w:rsidRDefault="00957BAA" w:rsidP="00957BAA">
            <w:pPr>
              <w:pStyle w:val="NoSpacing"/>
              <w:rPr>
                <w:rFonts w:ascii="Segoe UI" w:hAnsi="Segoe UI" w:cs="Segoe UI"/>
                <w:sz w:val="16"/>
                <w:szCs w:val="16"/>
                <w:lang w:val="ru-RU"/>
              </w:rPr>
            </w:pPr>
            <w:r w:rsidRPr="00957BAA">
              <w:rPr>
                <w:rFonts w:ascii="Segoe UI" w:hAnsi="Segoe UI" w:cs="Segoe UI"/>
                <w:sz w:val="16"/>
                <w:szCs w:val="16"/>
                <w:lang w:val="ru-RU"/>
              </w:rPr>
              <w:t>Данные о месте работы клиента(место работы, должность, стаж, сектор экономики и т.д.)</w:t>
            </w:r>
          </w:p>
        </w:tc>
      </w:tr>
    </w:tbl>
    <w:p w:rsidR="0000496F" w:rsidRPr="00957BAA" w:rsidRDefault="0000496F" w:rsidP="00DD6156">
      <w:pPr>
        <w:spacing w:after="0" w:line="240" w:lineRule="auto"/>
        <w:jc w:val="both"/>
        <w:rPr>
          <w:lang w:val="ru-RU"/>
        </w:rPr>
      </w:pPr>
    </w:p>
    <w:p w:rsidR="00356F85" w:rsidRPr="00524AE5" w:rsidRDefault="00356F85" w:rsidP="00356F85">
      <w:pPr>
        <w:pStyle w:val="Heading1"/>
        <w:rPr>
          <w:lang w:val="ru-RU"/>
        </w:rPr>
      </w:pPr>
      <w:r>
        <w:rPr>
          <w:lang w:val="ru-RU"/>
        </w:rPr>
        <w:t>Приложение</w:t>
      </w:r>
      <w:r w:rsidRPr="00524AE5">
        <w:rPr>
          <w:lang w:val="ru-RU"/>
        </w:rPr>
        <w:t xml:space="preserve"> 3.</w:t>
      </w:r>
    </w:p>
    <w:p w:rsidR="00356F85" w:rsidRDefault="00356F85" w:rsidP="00356F85">
      <w:pPr>
        <w:spacing w:after="0" w:line="240" w:lineRule="auto"/>
        <w:jc w:val="both"/>
        <w:rPr>
          <w:lang w:val="ru-RU"/>
        </w:rPr>
      </w:pPr>
      <w:r w:rsidRPr="002F1134">
        <w:rPr>
          <w:lang w:val="ru-RU"/>
        </w:rPr>
        <w:t>Перечень пакетных</w:t>
      </w:r>
      <w:r>
        <w:rPr>
          <w:lang w:val="ru-RU"/>
        </w:rPr>
        <w:t xml:space="preserve"> операций, которые выполняются в течение операционного дня в </w:t>
      </w:r>
      <w:r>
        <w:t>IBS</w:t>
      </w:r>
      <w:r w:rsidRPr="0000496F">
        <w:rPr>
          <w:lang w:val="ru-RU"/>
        </w:rPr>
        <w:t xml:space="preserve"> </w:t>
      </w:r>
      <w:r>
        <w:rPr>
          <w:lang w:val="ru-RU"/>
        </w:rPr>
        <w:t xml:space="preserve">и результатом которых является пакетное формирование проводок в </w:t>
      </w:r>
      <w:r>
        <w:t>IBS</w:t>
      </w:r>
      <w:r>
        <w:rPr>
          <w:lang w:val="ru-RU"/>
        </w:rPr>
        <w:t xml:space="preserve"> с дальнейшей репликацией этих проводок в </w:t>
      </w:r>
      <w:r>
        <w:t>RS</w:t>
      </w:r>
      <w:r w:rsidRPr="0000496F">
        <w:rPr>
          <w:lang w:val="ru-RU"/>
        </w:rPr>
        <w:t>-</w:t>
      </w:r>
      <w:r>
        <w:t>Bank</w:t>
      </w:r>
      <w:r w:rsidRPr="0000496F">
        <w:rPr>
          <w:lang w:val="ru-RU"/>
        </w:rPr>
        <w:t xml:space="preserve"> 5.1</w:t>
      </w:r>
      <w:r>
        <w:rPr>
          <w:lang w:val="ru-RU"/>
        </w:rPr>
        <w:t>., на примере одного операционного дня.</w:t>
      </w:r>
    </w:p>
    <w:tbl>
      <w:tblPr>
        <w:tblW w:w="8280" w:type="dxa"/>
        <w:tblInd w:w="-5" w:type="dxa"/>
        <w:tblLook w:val="04A0" w:firstRow="1" w:lastRow="0" w:firstColumn="1" w:lastColumn="0" w:noHBand="0" w:noVBand="1"/>
      </w:tblPr>
      <w:tblGrid>
        <w:gridCol w:w="4780"/>
        <w:gridCol w:w="1960"/>
        <w:gridCol w:w="1540"/>
      </w:tblGrid>
      <w:tr w:rsidR="002F1134" w:rsidRPr="002F1134" w:rsidTr="002F1134">
        <w:trPr>
          <w:trHeight w:val="240"/>
        </w:trPr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ru-RU"/>
              </w:rPr>
              <w:t xml:space="preserve">Пакетная операция, сделанная в </w:t>
            </w:r>
            <w:r w:rsidRPr="002F1134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  <w:t>IBS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  <w:t>Дата и время операции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  <w:t>Количество проводок</w:t>
            </w:r>
          </w:p>
        </w:tc>
      </w:tr>
      <w:tr w:rsidR="002F1134" w:rsidRPr="002F1134" w:rsidTr="00A667DE">
        <w:trPr>
          <w:trHeight w:val="206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Cashback по NewBolCard 17.12.2019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18:32:22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203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Бонусы по NewBolCard 17.12.2019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18:32:07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17530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Клиринг Millicard 17.12.2019/all.txt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18:22:56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562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Выгрузка документов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 файла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_17.12.2019_2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18:19:59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Выгрузка погашений по дебетовым картам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17:58:16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1049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Выгрузка документов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 файла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_17.12.2019_2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17:51:21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Выгрузка документов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 файла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_17.12.2019_2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17:29:15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3819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Выгрузка документов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 файла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_17.12.2019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17:25:43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95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lastRenderedPageBreak/>
              <w:t xml:space="preserve">Выгрузка документов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 файла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_16.12.2019_2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17:25:02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Выгрузка документов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 файла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_16.12.2019_2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17:21:01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Выгрузка документов cash-in batchid = 169866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17:10:09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719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Выгрузка погашений по дебетовым картам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16:43:48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1472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Выгрузка документов cash-in batchid = 169865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16:10:08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675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Выгрузка документов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 файла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_17.12.2019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15:14:39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12888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Выгрузка документов cash-in batchid = 169861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15:10:11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756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Выгрузка документов cash-in batchid = 169858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14:10:08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631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Выгрузка документов cash-in batchid = 169856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13:10:11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640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Выгрузка документов cash-in batchid = 169853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12:10:08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662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Выгрузка погашений по дебетовым картам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11:44:45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Выгрузка погашений по дебетовым картам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11:38:48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Выгрузка погашений по дебетовым картам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11:33:41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13243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Выгрузка документов cash-in batchid = 169851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11:10:08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612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Выгрузка документов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 xml:space="preserve"> файла 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OBI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_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</w:t>
            </w: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_17.12.2019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11:07:06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24142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Выгрузка документов cash-in batchid = 169848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10:10:59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4159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Пакетное оплата бонусов с [16.12.2019] по [17.12.2019]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8:50:01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Оплата кредитов 17-DEC-19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6:37:03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</w:tr>
      <w:tr w:rsidR="002F1134" w:rsidRPr="002F1134" w:rsidTr="002F1134">
        <w:trPr>
          <w:trHeight w:val="48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Пакетное начисление корпоративных процентов с [16.12.2019] по [16.12.2019]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2:42:44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Налог на выплату процентов 17.12.2019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2:42:43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Полученный доход выплата процентов 17.12.2019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2:42:41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Оплата процентов за 17.12.2019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2:42:40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Начисление процентов (Ziraat кредиты)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2:40:34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188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Начисление процентов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2:39:19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103277</w:t>
            </w:r>
          </w:p>
        </w:tc>
      </w:tr>
      <w:tr w:rsidR="002F1134" w:rsidRPr="002F1134" w:rsidTr="002F1134">
        <w:trPr>
          <w:trHeight w:val="48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Bolkart deposit faizlerinin hesablanmasi: 16.12.2019-dan 16.12.2019-dek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2:29:14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9805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Налог на выплату процентов 16.12.2019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2:23:06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Полученный доход выплата процентов 16.12.2019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2:23:06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</w:tr>
      <w:tr w:rsidR="002F1134" w:rsidRPr="002F1134" w:rsidTr="002F1134">
        <w:trPr>
          <w:trHeight w:val="24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Оплата процентов за 16.12.2019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2:23:06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104</w:t>
            </w:r>
          </w:p>
        </w:tc>
      </w:tr>
      <w:tr w:rsidR="002F1134" w:rsidRPr="002F1134" w:rsidTr="002F1134">
        <w:trPr>
          <w:trHeight w:val="48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  <w:lang w:val="ru-RU"/>
              </w:rPr>
              <w:t>Пакетное начисление процентов с [16.12.2019] по [16.12.2019]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17.12.2019 2:22:53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F1134" w:rsidRPr="002F1134" w:rsidRDefault="002F1134" w:rsidP="002F1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F113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6610</w:t>
            </w:r>
          </w:p>
        </w:tc>
      </w:tr>
    </w:tbl>
    <w:p w:rsidR="00356F85" w:rsidRDefault="00356F85" w:rsidP="00356F85">
      <w:pPr>
        <w:spacing w:after="0" w:line="240" w:lineRule="auto"/>
        <w:jc w:val="both"/>
        <w:rPr>
          <w:lang w:val="ru-RU"/>
        </w:rPr>
      </w:pPr>
    </w:p>
    <w:p w:rsidR="00356F85" w:rsidRDefault="00356F85" w:rsidP="00356F85">
      <w:pPr>
        <w:spacing w:after="0" w:line="240" w:lineRule="auto"/>
        <w:jc w:val="both"/>
        <w:rPr>
          <w:lang w:val="ru-RU"/>
        </w:rPr>
      </w:pPr>
      <w:r w:rsidRPr="002F1134">
        <w:rPr>
          <w:lang w:val="ru-RU"/>
        </w:rPr>
        <w:t>Перечень р</w:t>
      </w:r>
      <w:r>
        <w:rPr>
          <w:lang w:val="ru-RU"/>
        </w:rPr>
        <w:t>азличных видов пакетных операций с пояснениями.</w:t>
      </w:r>
    </w:p>
    <w:tbl>
      <w:tblPr>
        <w:tblW w:w="8680" w:type="dxa"/>
        <w:tblInd w:w="-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0"/>
        <w:gridCol w:w="3900"/>
      </w:tblGrid>
      <w:tr w:rsidR="002F1134" w:rsidTr="002F1134">
        <w:trPr>
          <w:trHeight w:val="240"/>
        </w:trPr>
        <w:tc>
          <w:tcPr>
            <w:tcW w:w="4780" w:type="dxa"/>
            <w:shd w:val="clear" w:color="auto" w:fill="D9D9D9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Default="002F1134" w:rsidP="002F1134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val="ru-RU"/>
              </w:rPr>
            </w:pPr>
            <w:r>
              <w:rPr>
                <w:b/>
                <w:bCs/>
                <w:color w:val="000000"/>
                <w:sz w:val="18"/>
                <w:szCs w:val="18"/>
                <w:lang w:val="ru-RU"/>
              </w:rPr>
              <w:t xml:space="preserve">Пакетная операция, сделанная в </w:t>
            </w:r>
            <w:r>
              <w:rPr>
                <w:b/>
                <w:bCs/>
                <w:color w:val="000000"/>
                <w:sz w:val="18"/>
                <w:szCs w:val="18"/>
              </w:rPr>
              <w:t>IBS</w:t>
            </w:r>
          </w:p>
        </w:tc>
        <w:tc>
          <w:tcPr>
            <w:tcW w:w="3900" w:type="dxa"/>
            <w:shd w:val="clear" w:color="auto" w:fill="D9D9D9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Default="002F1134" w:rsidP="002F1134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Пояснение</w:t>
            </w:r>
          </w:p>
        </w:tc>
      </w:tr>
      <w:tr w:rsidR="002F1134" w:rsidRPr="00547D25" w:rsidTr="002F1134">
        <w:trPr>
          <w:trHeight w:val="51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Bolkart deposit faizlerinin hesablanmasi: 16.12.2019-dan 16.12.2019-dek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3E7BCA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 </w:t>
            </w: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Начисление процентов по дебетовым картам.</w:t>
            </w:r>
          </w:p>
        </w:tc>
      </w:tr>
      <w:tr w:rsidR="002F1134" w:rsidRPr="00547D25" w:rsidTr="002F1134">
        <w:trPr>
          <w:trHeight w:val="48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Cashback по NewBolCard 17.12.2019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3E7BCA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Начисление кэшбека по пластиковым картам </w:t>
            </w: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BolCard</w:t>
            </w:r>
          </w:p>
        </w:tc>
      </w:tr>
      <w:tr w:rsidR="002F1134" w:rsidRPr="00547D25" w:rsidTr="002F1134">
        <w:trPr>
          <w:trHeight w:val="48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Бонусы по NewBolCard 17.12.2019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3E7BCA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Начисление бонусов по пластиковым картам </w:t>
            </w: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BolCard</w:t>
            </w:r>
          </w:p>
        </w:tc>
      </w:tr>
      <w:tr w:rsidR="002F1134" w:rsidRPr="00547D25" w:rsidTr="002F1134">
        <w:trPr>
          <w:trHeight w:val="24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Выгрузка документов cash-in batchid = 169848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A667DE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A667DE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Выгрузка документов из кэшинов (аппараты по приему платежей)</w:t>
            </w:r>
          </w:p>
        </w:tc>
      </w:tr>
      <w:tr w:rsidR="002F1134" w:rsidRPr="00547D25" w:rsidTr="002F1134">
        <w:trPr>
          <w:trHeight w:val="24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3E7BCA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Выгрузка документов </w:t>
            </w: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OBI</w:t>
            </w: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 файла </w:t>
            </w: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OBI</w:t>
            </w: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_16.12.2019_2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3E7BCA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Оплаты транзакций по пластиковым картам</w:t>
            </w:r>
          </w:p>
        </w:tc>
      </w:tr>
      <w:tr w:rsidR="002F1134" w:rsidTr="002F1134">
        <w:trPr>
          <w:trHeight w:val="24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3E7BCA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Выгрузка погашений по дебетовым картам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Погашения по дебетовым картам</w:t>
            </w:r>
          </w:p>
        </w:tc>
      </w:tr>
      <w:tr w:rsidR="002F1134" w:rsidRPr="00547D25" w:rsidTr="002F1134">
        <w:trPr>
          <w:trHeight w:val="24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Клиринг Millicard 17.12.2019/all.txt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A667DE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A667DE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Операции, которые проходят через мерчанты стороннего процессинга “Милликарт” </w:t>
            </w: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 </w:t>
            </w:r>
          </w:p>
        </w:tc>
      </w:tr>
      <w:tr w:rsidR="002F1134" w:rsidRPr="00547D25" w:rsidTr="002F1134">
        <w:trPr>
          <w:trHeight w:val="24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Налог на выплату процентов 16.12.2019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3E7BCA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 </w:t>
            </w: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10% налог на выплаченные проценты (выплата процентов на расчетные счета)</w:t>
            </w:r>
          </w:p>
        </w:tc>
      </w:tr>
      <w:tr w:rsidR="002F1134" w:rsidTr="002F1134">
        <w:trPr>
          <w:trHeight w:val="24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Начисление процентов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 Начисление % по кредитам</w:t>
            </w:r>
          </w:p>
        </w:tc>
      </w:tr>
      <w:tr w:rsidR="002F1134" w:rsidTr="002F1134">
        <w:trPr>
          <w:trHeight w:val="24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Начисление процентов (Ziraat кредиты)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 </w:t>
            </w: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Есть кредиты, которые проданы другому банку, но их обслуживание ведется у нас. </w:t>
            </w: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Это начисление по таким кредитам.</w:t>
            </w:r>
          </w:p>
        </w:tc>
      </w:tr>
      <w:tr w:rsidR="002F1134" w:rsidTr="002F1134">
        <w:trPr>
          <w:trHeight w:val="24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Оплата кредитов 17-DEC-19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Оплата кредитов</w:t>
            </w:r>
          </w:p>
        </w:tc>
      </w:tr>
      <w:tr w:rsidR="002F1134" w:rsidRPr="00547D25" w:rsidTr="002F1134">
        <w:trPr>
          <w:trHeight w:val="24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Оплата процентов за 16.12.2019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3E7BCA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Выплата процентов на расчетные счета</w:t>
            </w:r>
          </w:p>
        </w:tc>
      </w:tr>
      <w:tr w:rsidR="002F1134" w:rsidTr="002F1134">
        <w:trPr>
          <w:trHeight w:val="48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3E7BCA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Пакетное начисление корпоративных процентов с [16.12.2019] по [16.12.2019]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Начи</w:t>
            </w:r>
            <w:r w:rsidR="00A667DE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</w:t>
            </w: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ление процентов по картам</w:t>
            </w:r>
          </w:p>
        </w:tc>
      </w:tr>
      <w:tr w:rsidR="002F1134" w:rsidRPr="00547D25" w:rsidTr="002F1134">
        <w:trPr>
          <w:trHeight w:val="24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3E7BCA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Пакетное оплата бонусов с [16.12.2019] по [17.12.2019]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3E7BCA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Начисление бонусов для карт </w:t>
            </w: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 </w:t>
            </w: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“</w:t>
            </w: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Emanet</w:t>
            </w: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 </w:t>
            </w: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klubu</w:t>
            </w:r>
            <w:r w:rsidRPr="003E7BCA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”</w:t>
            </w:r>
          </w:p>
        </w:tc>
      </w:tr>
      <w:tr w:rsidR="002F1134" w:rsidRPr="00547D25" w:rsidTr="002F1134">
        <w:trPr>
          <w:trHeight w:val="24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Полученный доход выплата процентов 16.12.2019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A667DE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A667DE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В результате перерасчет</w:t>
            </w:r>
            <w:r w:rsidR="00A667DE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о</w:t>
            </w:r>
            <w:r w:rsidRPr="00A667DE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в преждевременно изьятых депозитов</w:t>
            </w:r>
          </w:p>
        </w:tc>
      </w:tr>
      <w:tr w:rsidR="002F1134" w:rsidTr="002F1134">
        <w:trPr>
          <w:trHeight w:val="240"/>
        </w:trPr>
        <w:tc>
          <w:tcPr>
            <w:tcW w:w="478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lastRenderedPageBreak/>
              <w:t>Пакетное начисление процентов с [16.12.2019] по [16.12.2019]</w:t>
            </w:r>
          </w:p>
        </w:tc>
        <w:tc>
          <w:tcPr>
            <w:tcW w:w="39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1134" w:rsidRPr="002F1134" w:rsidRDefault="002F1134" w:rsidP="002F113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2F1134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Начисление % по депозитам</w:t>
            </w:r>
          </w:p>
        </w:tc>
      </w:tr>
    </w:tbl>
    <w:p w:rsidR="002F1134" w:rsidRDefault="002F1134" w:rsidP="002F1134">
      <w:pPr>
        <w:rPr>
          <w:rFonts w:ascii="Calibri" w:hAnsi="Calibri" w:cs="Calibri"/>
          <w:color w:val="1F497D"/>
          <w:lang w:val="ru-RU"/>
        </w:rPr>
      </w:pPr>
    </w:p>
    <w:p w:rsidR="0000496F" w:rsidRDefault="0000496F" w:rsidP="0000496F">
      <w:pPr>
        <w:pStyle w:val="Heading1"/>
        <w:rPr>
          <w:lang w:val="ru-RU"/>
        </w:rPr>
      </w:pPr>
      <w:r>
        <w:rPr>
          <w:lang w:val="ru-RU"/>
        </w:rPr>
        <w:t xml:space="preserve">Приложение </w:t>
      </w:r>
      <w:r w:rsidRPr="0000496F">
        <w:rPr>
          <w:lang w:val="ru-RU"/>
        </w:rPr>
        <w:t>4</w:t>
      </w:r>
      <w:r>
        <w:rPr>
          <w:lang w:val="ru-RU"/>
        </w:rPr>
        <w:t>.</w:t>
      </w:r>
    </w:p>
    <w:p w:rsidR="0000496F" w:rsidRDefault="0000496F" w:rsidP="0000496F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Перечень шлюзовых таблиц, которые заполняются при репликации операций из </w:t>
      </w:r>
      <w:r>
        <w:t>RS</w:t>
      </w:r>
      <w:r w:rsidRPr="0000496F">
        <w:rPr>
          <w:lang w:val="ru-RU"/>
        </w:rPr>
        <w:t>-</w:t>
      </w:r>
      <w:r>
        <w:t>Bank</w:t>
      </w:r>
      <w:r w:rsidRPr="0000496F">
        <w:rPr>
          <w:lang w:val="ru-RU"/>
        </w:rPr>
        <w:t xml:space="preserve"> </w:t>
      </w:r>
      <w:r>
        <w:t>v</w:t>
      </w:r>
      <w:r>
        <w:rPr>
          <w:lang w:val="ru-RU"/>
        </w:rPr>
        <w:t>5.1</w:t>
      </w:r>
      <w:r w:rsidRPr="0000496F">
        <w:rPr>
          <w:lang w:val="ru-RU"/>
        </w:rPr>
        <w:t xml:space="preserve"> </w:t>
      </w:r>
      <w:r>
        <w:rPr>
          <w:lang w:val="ru-RU"/>
        </w:rPr>
        <w:t>в</w:t>
      </w:r>
      <w:r w:rsidRPr="0000496F">
        <w:rPr>
          <w:lang w:val="ru-RU"/>
        </w:rPr>
        <w:t xml:space="preserve"> </w:t>
      </w:r>
      <w:r>
        <w:t>IBS</w:t>
      </w:r>
      <w:r w:rsidRPr="00D3526F">
        <w:rPr>
          <w:lang w:val="ru-RU"/>
        </w:rPr>
        <w:t>: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880"/>
        <w:gridCol w:w="4685"/>
      </w:tblGrid>
      <w:tr w:rsidR="000C2ADA" w:rsidRPr="000C2ADA" w:rsidTr="000C2ADA">
        <w:tc>
          <w:tcPr>
            <w:tcW w:w="2880" w:type="dxa"/>
            <w:shd w:val="clear" w:color="auto" w:fill="BFBFBF" w:themeFill="background1" w:themeFillShade="BF"/>
          </w:tcPr>
          <w:p w:rsidR="000C2ADA" w:rsidRPr="001816DF" w:rsidRDefault="000C2ADA" w:rsidP="000C2ADA">
            <w:pPr>
              <w:ind w:left="72"/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</w:rPr>
              <w:t>Таблица шлюза</w:t>
            </w:r>
          </w:p>
        </w:tc>
        <w:tc>
          <w:tcPr>
            <w:tcW w:w="4685" w:type="dxa"/>
            <w:shd w:val="clear" w:color="auto" w:fill="BFBFBF" w:themeFill="background1" w:themeFillShade="BF"/>
          </w:tcPr>
          <w:p w:rsidR="000C2ADA" w:rsidRPr="001816DF" w:rsidRDefault="000C2ADA" w:rsidP="000C2ADA">
            <w:pPr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</w:rPr>
            </w:pPr>
            <w:r w:rsidRPr="001816DF">
              <w:rPr>
                <w:rFonts w:ascii="Segoe UI" w:eastAsia="Times New Roman" w:hAnsi="Segoe UI" w:cs="Segoe UI"/>
                <w:b/>
                <w:bCs/>
                <w:color w:val="000000"/>
                <w:sz w:val="16"/>
                <w:szCs w:val="16"/>
              </w:rPr>
              <w:t>Пояснение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curdate.dbt</w:t>
            </w:r>
          </w:p>
        </w:tc>
        <w:tc>
          <w:tcPr>
            <w:tcW w:w="4685" w:type="dxa"/>
          </w:tcPr>
          <w:p w:rsidR="000C2ADA" w:rsidRPr="000C2ADA" w:rsidRDefault="000C2ADA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Дата операционного дня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crddoc.dbt</w:t>
            </w:r>
          </w:p>
        </w:tc>
        <w:tc>
          <w:tcPr>
            <w:tcW w:w="4685" w:type="dxa"/>
          </w:tcPr>
          <w:p w:rsidR="000C2ADA" w:rsidRPr="000C2ADA" w:rsidRDefault="000C2ADA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Фактические оплаты кредитных договоров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pcacc.dbt</w:t>
            </w:r>
          </w:p>
        </w:tc>
        <w:tc>
          <w:tcPr>
            <w:tcW w:w="4685" w:type="dxa"/>
          </w:tcPr>
          <w:p w:rsidR="000C2ADA" w:rsidRPr="000C2ADA" w:rsidRDefault="000C2ADA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Счета процентов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objatcor.dbt</w:t>
            </w:r>
          </w:p>
        </w:tc>
        <w:tc>
          <w:tcPr>
            <w:tcW w:w="4685" w:type="dxa"/>
          </w:tcPr>
          <w:p w:rsidR="000C2ADA" w:rsidRPr="000C2ADA" w:rsidRDefault="000C2ADA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Связи категорий и объектов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notetext.dbt</w:t>
            </w:r>
          </w:p>
        </w:tc>
        <w:tc>
          <w:tcPr>
            <w:tcW w:w="4685" w:type="dxa"/>
          </w:tcPr>
          <w:p w:rsidR="000C2ADA" w:rsidRPr="00390877" w:rsidRDefault="00390877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Примечания к объектам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account.dbt</w:t>
            </w:r>
          </w:p>
        </w:tc>
        <w:tc>
          <w:tcPr>
            <w:tcW w:w="4685" w:type="dxa"/>
          </w:tcPr>
          <w:p w:rsidR="000C2ADA" w:rsidRPr="00390877" w:rsidRDefault="00390877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Счета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account$.dbt</w:t>
            </w:r>
          </w:p>
        </w:tc>
        <w:tc>
          <w:tcPr>
            <w:tcW w:w="4685" w:type="dxa"/>
          </w:tcPr>
          <w:p w:rsidR="000C2ADA" w:rsidRPr="000C2ADA" w:rsidRDefault="00390877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Счета в иностранной валюте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party.dbt</w:t>
            </w:r>
          </w:p>
        </w:tc>
        <w:tc>
          <w:tcPr>
            <w:tcW w:w="4685" w:type="dxa"/>
          </w:tcPr>
          <w:p w:rsidR="000C2ADA" w:rsidRPr="00390877" w:rsidRDefault="00390877" w:rsidP="00390877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Субъекты экономики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partyown.dbt</w:t>
            </w:r>
          </w:p>
        </w:tc>
        <w:tc>
          <w:tcPr>
            <w:tcW w:w="4685" w:type="dxa"/>
          </w:tcPr>
          <w:p w:rsidR="000C2ADA" w:rsidRPr="00390877" w:rsidRDefault="00390877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Принадлежность субъектов экономики</w:t>
            </w:r>
          </w:p>
        </w:tc>
      </w:tr>
      <w:tr w:rsidR="000C2ADA" w:rsidRPr="00547D25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client.dbt</w:t>
            </w:r>
          </w:p>
        </w:tc>
        <w:tc>
          <w:tcPr>
            <w:tcW w:w="4685" w:type="dxa"/>
          </w:tcPr>
          <w:p w:rsidR="000C2ADA" w:rsidRPr="00390877" w:rsidRDefault="00390877" w:rsidP="00390877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Виды обслуживания для субъектов экономики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persn.dbt</w:t>
            </w:r>
          </w:p>
        </w:tc>
        <w:tc>
          <w:tcPr>
            <w:tcW w:w="4685" w:type="dxa"/>
          </w:tcPr>
          <w:p w:rsidR="000C2ADA" w:rsidRPr="00390877" w:rsidRDefault="00390877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Данные по физическим лицам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bankdprt.dbt</w:t>
            </w:r>
          </w:p>
        </w:tc>
        <w:tc>
          <w:tcPr>
            <w:tcW w:w="4685" w:type="dxa"/>
          </w:tcPr>
          <w:p w:rsidR="000C2ADA" w:rsidRPr="00390877" w:rsidRDefault="00390877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Филиалы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Ratehist.dbt</w:t>
            </w:r>
          </w:p>
        </w:tc>
        <w:tc>
          <w:tcPr>
            <w:tcW w:w="4685" w:type="dxa"/>
          </w:tcPr>
          <w:p w:rsidR="000C2ADA" w:rsidRPr="00390877" w:rsidRDefault="00390877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История курсов валют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Ratedef.dbt</w:t>
            </w:r>
          </w:p>
        </w:tc>
        <w:tc>
          <w:tcPr>
            <w:tcW w:w="4685" w:type="dxa"/>
          </w:tcPr>
          <w:p w:rsidR="000C2ADA" w:rsidRPr="00390877" w:rsidRDefault="00390877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Виды курсов валют</w:t>
            </w:r>
          </w:p>
        </w:tc>
      </w:tr>
      <w:tr w:rsidR="000C2ADA" w:rsidRPr="000C2ADA" w:rsidTr="000C2ADA">
        <w:tc>
          <w:tcPr>
            <w:tcW w:w="2880" w:type="dxa"/>
          </w:tcPr>
          <w:p w:rsidR="000C2ADA" w:rsidRPr="000C2ADA" w:rsidRDefault="000C2ADA" w:rsidP="000C2ADA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Partcode.dbt</w:t>
            </w:r>
          </w:p>
        </w:tc>
        <w:tc>
          <w:tcPr>
            <w:tcW w:w="4685" w:type="dxa"/>
          </w:tcPr>
          <w:p w:rsidR="000C2ADA" w:rsidRPr="00390877" w:rsidRDefault="00390877" w:rsidP="000C2ADA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Коды субъектов экономики</w:t>
            </w:r>
          </w:p>
        </w:tc>
      </w:tr>
      <w:tr w:rsidR="00E3255D" w:rsidRPr="00547D25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taxplan.dbt , loanman.def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Графики оплат для такситных карт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dlnlate4.dbt,  loanman.def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Просрочки по карточным кредитам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ac$acnts.dbt, OPENWAY.DEF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По дебетовым картам, в отличии от кредитных, не заводится договор в crdcontr.dbt. Поэтому для дебетовых карт связка судного счета с расчетным счетом хранится в отдельной пользовательской таблице. В данную таблицу выгружается как раз эта связка.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CashAc.dbt, bankofb.def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Счета терминалов кэшинов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adress.dbt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Адреса субъектов экономики</w:t>
            </w:r>
          </w:p>
        </w:tc>
      </w:tr>
      <w:tr w:rsidR="00E3255D" w:rsidRPr="00547D25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cl_data.dbt, milli_kart.def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pStyle w:val="NoSpacing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Таблица заказа карт в процессинге</w:t>
            </w:r>
          </w:p>
        </w:tc>
      </w:tr>
      <w:tr w:rsidR="00E3255D" w:rsidRPr="00547D25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crbody.dbt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Справочник банковских органов (системная таблица РС-Банк5.1)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dcardinv.dbt, loanman.def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Инвойсы по карточным кредитам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dlnlate2.dbt, loanman.def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Просрочки по ануитетным кредитам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dlnlate3.dbt, loanman.def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Просрочки по коммерческим кредитам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dlnlates.dbt, loanman.def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Просрочки по картам «Динамик»</w:t>
            </w:r>
          </w:p>
        </w:tc>
      </w:tr>
      <w:tr w:rsidR="00E3255D" w:rsidRPr="00547D25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EMPDPMOT.DBT, bankofb.def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В таблице содержится информация о мотивации сотрудников банка за привлечение депозитов 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hdpcontr.dbt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Депозитные договоры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hdpdoc.dbt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Фактические оплаты депозитных договоров</w:t>
            </w:r>
          </w:p>
        </w:tc>
      </w:tr>
      <w:tr w:rsidR="00E3255D" w:rsidRPr="00547D25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payplan.dbt, BankOfB.def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Графики оплат по ануитетным кредитам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pcrate.dbt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Процентные ставки</w:t>
            </w:r>
          </w:p>
        </w:tc>
      </w:tr>
      <w:tr w:rsidR="00E3255D" w:rsidRPr="00390877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pcacnt.dbt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 xml:space="preserve">Категории учета счетов процентов 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terror.dbt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Справочник террористов</w:t>
            </w:r>
          </w:p>
        </w:tc>
      </w:tr>
      <w:tr w:rsidR="00E3255D" w:rsidRPr="00547D25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late66.dbt, bankofb.def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Процент комиссии возврата партенеру при погашении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clprofit.dbt, bankofb.def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Дополнительные доходы клиента</w:t>
            </w:r>
          </w:p>
        </w:tc>
      </w:tr>
      <w:tr w:rsidR="00E3255D" w:rsidRPr="00547D25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planboln.dbt, loanman.def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Графики погашения для «новых болкарт»</w:t>
            </w:r>
          </w:p>
        </w:tc>
      </w:tr>
      <w:tr w:rsidR="00E3255D" w:rsidRPr="00547D25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xkgraph.dbt, loanman.def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В РС-Банк5.1 таблица пустая, похоже не используется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crdrest.dbt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Остатки по кредитам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crdcontr.dbt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Кредитные договоры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crdtype.dbt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Типы кредитных договоров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crkurat.dbt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Справочник кураторов кредита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crenscon.dbt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Обеспечения кредитного договора</w:t>
            </w:r>
          </w:p>
        </w:tc>
      </w:tr>
      <w:tr w:rsidR="00E3255D" w:rsidRPr="00547D25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crdcatac.dbt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Категории учета по кредитному договору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objlink.dbt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Дополнительные связи объектов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officer.dbt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Сотрудники субъектов экономики</w:t>
            </w:r>
          </w:p>
        </w:tc>
      </w:tr>
      <w:tr w:rsidR="00E3255D" w:rsidRPr="00547D25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EMPLIST.DBT,bankofb.def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Что то связанное с мотивацией сотрудников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objgroup.dbt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Справочник групп категорий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objattr.dbt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Справочник категорий</w:t>
            </w:r>
          </w:p>
        </w:tc>
      </w:tr>
      <w:tr w:rsidR="00E3255D" w:rsidRPr="000C2ADA" w:rsidTr="000C2ADA">
        <w:tc>
          <w:tcPr>
            <w:tcW w:w="2880" w:type="dxa"/>
          </w:tcPr>
          <w:p w:rsidR="00E3255D" w:rsidRPr="000C2ADA" w:rsidRDefault="00E3255D" w:rsidP="00E3255D">
            <w:pPr>
              <w:spacing w:line="252" w:lineRule="auto"/>
              <w:ind w:left="72"/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</w:pPr>
            <w:r w:rsidRPr="000C2ADA">
              <w:rPr>
                <w:rFonts w:ascii="Segoe UI" w:eastAsia="Times New Roman" w:hAnsi="Segoe UI" w:cs="Segoe UI"/>
                <w:color w:val="000000"/>
                <w:sz w:val="16"/>
                <w:szCs w:val="16"/>
              </w:rPr>
              <w:t>Party_in.dbt, bankofb.def</w:t>
            </w:r>
          </w:p>
        </w:tc>
        <w:tc>
          <w:tcPr>
            <w:tcW w:w="4685" w:type="dxa"/>
          </w:tcPr>
          <w:p w:rsidR="00E3255D" w:rsidRPr="00E3255D" w:rsidRDefault="00E3255D" w:rsidP="00E3255D">
            <w:pPr>
              <w:spacing w:line="252" w:lineRule="auto"/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</w:pPr>
            <w:r w:rsidRPr="00E3255D">
              <w:rPr>
                <w:rFonts w:ascii="Segoe UI" w:eastAsia="Times New Roman" w:hAnsi="Segoe UI" w:cs="Segoe UI"/>
                <w:color w:val="000000"/>
                <w:sz w:val="16"/>
                <w:szCs w:val="16"/>
                <w:lang w:val="ru-RU"/>
              </w:rPr>
              <w:t>Дополнительная информация по клиенту</w:t>
            </w:r>
          </w:p>
        </w:tc>
      </w:tr>
    </w:tbl>
    <w:p w:rsidR="0000496F" w:rsidRPr="000C2ADA" w:rsidRDefault="0000496F" w:rsidP="0000496F">
      <w:pPr>
        <w:spacing w:after="0" w:line="240" w:lineRule="auto"/>
        <w:jc w:val="both"/>
      </w:pPr>
    </w:p>
    <w:p w:rsidR="0000496F" w:rsidRDefault="0000496F" w:rsidP="0000496F">
      <w:pPr>
        <w:pStyle w:val="Heading1"/>
        <w:rPr>
          <w:lang w:val="ru-RU"/>
        </w:rPr>
      </w:pPr>
      <w:r>
        <w:rPr>
          <w:lang w:val="ru-RU"/>
        </w:rPr>
        <w:t xml:space="preserve">Приложение </w:t>
      </w:r>
      <w:r w:rsidRPr="0000496F">
        <w:rPr>
          <w:lang w:val="ru-RU"/>
        </w:rPr>
        <w:t>5</w:t>
      </w:r>
      <w:r>
        <w:rPr>
          <w:lang w:val="ru-RU"/>
        </w:rPr>
        <w:t>.</w:t>
      </w:r>
    </w:p>
    <w:p w:rsidR="0000496F" w:rsidRDefault="0000496F" w:rsidP="0000496F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Содержимое командного файла </w:t>
      </w:r>
      <w:r>
        <w:t>All</w:t>
      </w:r>
      <w:r w:rsidRPr="0000496F">
        <w:rPr>
          <w:lang w:val="ru-RU"/>
        </w:rPr>
        <w:t>.</w:t>
      </w:r>
      <w:r>
        <w:t>bat</w:t>
      </w:r>
      <w:r w:rsidRPr="0000496F">
        <w:rPr>
          <w:lang w:val="ru-RU"/>
        </w:rPr>
        <w:t>.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on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NLS_LANG=AMERICAN_AMERICA.CL8MSWIN1251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BAT_PATH=D:\IBS_LoadArea\bat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CTL_PATH=D:\IBS_LoadArea\ctl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LOG_PATH=D:\IBS_LoadArea\log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GOOD_PATH=D:\IBS_LoadArea\good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DATA_PATH=D:\IBS_LoadArea\convertdata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SQL_PATH=D:\IBS_LoadArea\SQL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SCHEMA_IBS=IBS/IBS@IBSVM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SCHEMA_IBS_GATE=ibs_gate/ibs_gate@IBSVM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SCHEMA_DWMAIN=dwmain/dwmain@IBSVM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SCHEMA_CASHIN=cashin/cashinora2008@cashin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ab/>
        <w:t>SCHEMA_DWNEW=dwmain/"A&lt;fdfhbZ200("@DWNEW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SCHEMA_SYS=sys/Jndjhbcmrf@IBSVM as sysdba 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SCHEMA_BOBSMSC=bob_smsc/BOB_SMSC@dwnew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set mydate=%date:~10,4%%date:~7,2%%date:~4,2%_%time:~0,2%%time:~3,2%%time:~6,2%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"Disable Job Cashin.Batch_create"                                   &gt; 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sqlplus.exe %SCHEMA_CASHIN% @%SQL_PATH%\disable_batch_create.sql</w:t>
      </w:r>
      <w:r w:rsidRPr="00947100">
        <w:rPr>
          <w:sz w:val="12"/>
          <w:szCs w:val="12"/>
        </w:rPr>
        <w:tab/>
        <w:t xml:space="preserve">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"Disable Job IBS.PAY_DEPOSIT_BONUS"        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sqlplus.exe %SCHEMA_IBS% @%SQL_PATH%\disable_pay_deposit_bonus.sql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REM </w:t>
      </w:r>
      <w:proofErr w:type="gramStart"/>
      <w:r w:rsidRPr="00947100">
        <w:rPr>
          <w:sz w:val="12"/>
          <w:szCs w:val="12"/>
        </w:rPr>
        <w:t>KAN  05.07.17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убрал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этот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джоб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т</w:t>
      </w:r>
      <w:r w:rsidRPr="00947100">
        <w:rPr>
          <w:sz w:val="12"/>
          <w:szCs w:val="12"/>
        </w:rPr>
        <w:t>.</w:t>
      </w:r>
      <w:r w:rsidRPr="00947100">
        <w:rPr>
          <w:sz w:val="12"/>
          <w:szCs w:val="12"/>
          <w:lang w:val="ru-RU"/>
        </w:rPr>
        <w:t>к</w:t>
      </w:r>
      <w:r w:rsidRPr="00947100">
        <w:rPr>
          <w:sz w:val="12"/>
          <w:szCs w:val="12"/>
        </w:rPr>
        <w:t xml:space="preserve">. </w:t>
      </w:r>
      <w:r w:rsidRPr="00947100">
        <w:rPr>
          <w:sz w:val="12"/>
          <w:szCs w:val="12"/>
          <w:lang w:val="ru-RU"/>
        </w:rPr>
        <w:t>запускаем</w:t>
      </w:r>
      <w:r w:rsidRPr="00947100">
        <w:rPr>
          <w:sz w:val="12"/>
          <w:szCs w:val="12"/>
        </w:rPr>
        <w:t xml:space="preserve"> windows scheduler </w:t>
      </w:r>
      <w:r w:rsidRPr="00947100">
        <w:rPr>
          <w:sz w:val="12"/>
          <w:szCs w:val="12"/>
          <w:lang w:val="ru-RU"/>
        </w:rPr>
        <w:t>на</w:t>
      </w:r>
      <w:r w:rsidRPr="00947100">
        <w:rPr>
          <w:sz w:val="12"/>
          <w:szCs w:val="12"/>
        </w:rPr>
        <w:t xml:space="preserve"> 93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REM sqlplus.exe %SCHEMA_IBS% @%SQL_PATH%\disable_reload_borrowers.sql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"Disable windows task Load_Borrowers"      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schtasks</w:t>
      </w:r>
      <w:proofErr w:type="gramEnd"/>
      <w:r w:rsidRPr="00947100">
        <w:rPr>
          <w:sz w:val="12"/>
          <w:szCs w:val="12"/>
        </w:rPr>
        <w:t xml:space="preserve"> /Change /TN "Load Borrowers" /DISABLE  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</w:t>
      </w:r>
      <w:r w:rsidRPr="00947100">
        <w:rPr>
          <w:sz w:val="12"/>
          <w:szCs w:val="12"/>
          <w:lang w:val="ru-RU"/>
        </w:rPr>
        <w:t>Логируем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начало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конвертации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в</w:t>
      </w:r>
      <w:r w:rsidRPr="00947100">
        <w:rPr>
          <w:sz w:val="12"/>
          <w:szCs w:val="12"/>
        </w:rPr>
        <w:t xml:space="preserve"> interbank.ibs_cnv_hist"             &gt;&gt;%BAT_PATH%\logs\other_proc_%mydate%.txt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sqlplus.exe %SCHEMA_IBS% @%SQL_PATH%\log_start.sql</w:t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  <w:t>&gt;&gt;%BAT_PATH%\logs\other_proc_%mydate%.txt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"Lock user before cnv"                    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sqlplus.exe %SCHEMA_IBS% @%SQL_PATH%\user_lock.sql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Убиваем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блокирующие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сессии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sqlplus.exe %SCHEMA_SYS% @%SQL_PATH%\kill_locks.sql       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 xml:space="preserve">echo Транкейтим таблицы для последующей параллельной загрузки через APPEND 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%SCHEMA_DWMAIN% @%SQL_PATH%\1truncate_before_load.sql   </w:t>
      </w:r>
      <w:r w:rsidRPr="00947100">
        <w:rPr>
          <w:sz w:val="12"/>
          <w:szCs w:val="12"/>
        </w:rPr>
        <w:tab/>
        <w:t>&gt; %BAT_PATH%\logs\truncate_before_load.log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>rem Загрузка данных в IBS_GATE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del</w:t>
      </w:r>
      <w:proofErr w:type="gramEnd"/>
      <w:r w:rsidRPr="00947100">
        <w:rPr>
          <w:sz w:val="12"/>
          <w:szCs w:val="12"/>
        </w:rPr>
        <w:t xml:space="preserve"> /Q %BAT_PATH%\px_flags\*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:flagfloop</w:t>
      </w:r>
      <w:proofErr w:type="gramEnd"/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set</w:t>
      </w:r>
      <w:proofErr w:type="gramEnd"/>
      <w:r w:rsidRPr="00947100">
        <w:rPr>
          <w:sz w:val="12"/>
          <w:szCs w:val="12"/>
        </w:rPr>
        <w:t xml:space="preserve"> "flagfile=%BAT_PATH%\px_flags\%random%%random%%random%"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if</w:t>
      </w:r>
      <w:proofErr w:type="gramEnd"/>
      <w:r w:rsidRPr="00947100">
        <w:rPr>
          <w:sz w:val="12"/>
          <w:szCs w:val="12"/>
        </w:rPr>
        <w:t xml:space="preserve"> exist "%flagfile%*" goto flagfloop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</w:t>
      </w:r>
      <w:proofErr w:type="gramStart"/>
      <w:r w:rsidRPr="00947100">
        <w:rPr>
          <w:sz w:val="12"/>
          <w:szCs w:val="12"/>
        </w:rPr>
        <w:t>call</w:t>
      </w:r>
      <w:proofErr w:type="gramEnd"/>
      <w:r w:rsidRPr="00947100">
        <w:rPr>
          <w:sz w:val="12"/>
          <w:szCs w:val="12"/>
        </w:rPr>
        <w:t xml:space="preserve"> %BAT_PATH%\load_dw_px.bat   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:wbuild</w:t>
      </w:r>
      <w:proofErr w:type="gramEnd"/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if</w:t>
      </w:r>
      <w:proofErr w:type="gramEnd"/>
      <w:r w:rsidRPr="00947100">
        <w:rPr>
          <w:sz w:val="12"/>
          <w:szCs w:val="12"/>
        </w:rPr>
        <w:t xml:space="preserve"> exist "%flagfile%*" timeout /t 10 &gt;nul&amp;goto wbuild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DW Loader Finished 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REM echo "</w:t>
      </w:r>
      <w:r w:rsidRPr="00947100">
        <w:rPr>
          <w:sz w:val="12"/>
          <w:szCs w:val="12"/>
          <w:lang w:val="ru-RU"/>
        </w:rPr>
        <w:t>Включить</w:t>
      </w:r>
      <w:r w:rsidRPr="00947100">
        <w:rPr>
          <w:sz w:val="12"/>
          <w:szCs w:val="12"/>
        </w:rPr>
        <w:t xml:space="preserve"> FLASHBACK </w:t>
      </w:r>
      <w:r w:rsidRPr="00947100">
        <w:rPr>
          <w:sz w:val="12"/>
          <w:szCs w:val="12"/>
          <w:lang w:val="ru-RU"/>
        </w:rPr>
        <w:t>ПЕРЕД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загрузкой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данных</w:t>
      </w:r>
      <w:r w:rsidRPr="00947100">
        <w:rPr>
          <w:sz w:val="12"/>
          <w:szCs w:val="12"/>
        </w:rPr>
        <w:t>"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REM sqlplus.exe %SCHEMA_DWMAIN% @%SQL_PATH%\flashback_on.sql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"</w:t>
      </w:r>
      <w:r w:rsidRPr="00947100">
        <w:rPr>
          <w:sz w:val="12"/>
          <w:szCs w:val="12"/>
          <w:lang w:val="ru-RU"/>
        </w:rPr>
        <w:t>Логируем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ошибки</w:t>
      </w:r>
      <w:r w:rsidRPr="00947100">
        <w:rPr>
          <w:sz w:val="12"/>
          <w:szCs w:val="12"/>
        </w:rPr>
        <w:t xml:space="preserve"> Sql Loaders + </w:t>
      </w:r>
      <w:r w:rsidRPr="00947100">
        <w:rPr>
          <w:sz w:val="12"/>
          <w:szCs w:val="12"/>
          <w:lang w:val="ru-RU"/>
        </w:rPr>
        <w:t>нужно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прикрутить</w:t>
      </w:r>
      <w:r w:rsidRPr="00947100">
        <w:rPr>
          <w:sz w:val="12"/>
          <w:szCs w:val="12"/>
        </w:rPr>
        <w:t xml:space="preserve"> sms </w:t>
      </w:r>
      <w:r w:rsidRPr="00947100">
        <w:rPr>
          <w:sz w:val="12"/>
          <w:szCs w:val="12"/>
          <w:lang w:val="ru-RU"/>
        </w:rPr>
        <w:t>извещение</w:t>
      </w:r>
      <w:r w:rsidRPr="00947100">
        <w:rPr>
          <w:sz w:val="12"/>
          <w:szCs w:val="12"/>
        </w:rPr>
        <w:t>"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call</w:t>
      </w:r>
      <w:proofErr w:type="gramEnd"/>
      <w:r w:rsidRPr="00947100">
        <w:rPr>
          <w:sz w:val="12"/>
          <w:szCs w:val="12"/>
        </w:rPr>
        <w:t xml:space="preserve"> %BAT_PATH%\analyze_loader.cmd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Извещение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о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начале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конвертации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sqlplus.exe %SCHEMA_IBS% @%SQL_PATH%\sms_cnv.sql "212 IBS convertation started"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Конвертация</w:t>
      </w:r>
      <w:r w:rsidRPr="00947100">
        <w:rPr>
          <w:sz w:val="12"/>
          <w:szCs w:val="12"/>
        </w:rPr>
        <w:t xml:space="preserve"> IBS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call</w:t>
      </w:r>
      <w:proofErr w:type="gramEnd"/>
      <w:r w:rsidRPr="00947100">
        <w:rPr>
          <w:sz w:val="12"/>
          <w:szCs w:val="12"/>
        </w:rPr>
        <w:t xml:space="preserve"> %BAT_PATH%\load_all.bat </w:t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  <w:t>&gt;  %BAT_PATH%\logs\load_out_%mydate%.txt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"Enable Job IBS.PAY_DEPOSIT_BONUS"        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sqlplus.exe %SCHEMA_IBS% @%SQL_PATH%\enable_pay_deposit_bonus.sql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"Grant permission to access objects IBS,IBS_GATE after conv"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sqlplus.exe %SCHEMA_IBS% @%SQL_PATH%\Grants_after_cnv.sql</w:t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  <w:t>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"Enable Job Cashin.Batch_create"          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sqlplus.exe %SCHEMA_CASHIN% @%SQL_PATH%\enable_batch_create.sql</w:t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  <w:t>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REM KAN 05.07.17 </w:t>
      </w:r>
      <w:r w:rsidRPr="00947100">
        <w:rPr>
          <w:sz w:val="12"/>
          <w:szCs w:val="12"/>
          <w:lang w:val="ru-RU"/>
        </w:rPr>
        <w:t>запускаем</w:t>
      </w:r>
      <w:r w:rsidRPr="00947100">
        <w:rPr>
          <w:sz w:val="12"/>
          <w:szCs w:val="12"/>
        </w:rPr>
        <w:t xml:space="preserve"> windows scheduler </w:t>
      </w:r>
      <w:r w:rsidRPr="00947100">
        <w:rPr>
          <w:sz w:val="12"/>
          <w:szCs w:val="12"/>
          <w:lang w:val="ru-RU"/>
        </w:rPr>
        <w:t>на</w:t>
      </w:r>
      <w:r w:rsidRPr="00947100">
        <w:rPr>
          <w:sz w:val="12"/>
          <w:szCs w:val="12"/>
        </w:rPr>
        <w:t xml:space="preserve"> 93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REM echo "</w:t>
      </w:r>
      <w:r w:rsidRPr="00947100">
        <w:rPr>
          <w:sz w:val="12"/>
          <w:szCs w:val="12"/>
          <w:lang w:val="ru-RU"/>
        </w:rPr>
        <w:t>Оплата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кредитов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расчетных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счетов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клиента</w:t>
      </w:r>
      <w:r w:rsidRPr="00947100">
        <w:rPr>
          <w:sz w:val="12"/>
          <w:szCs w:val="12"/>
        </w:rPr>
        <w:t>"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REM sqlplus.exe %SCHEMA_IBS% @%SQL_PATH%\PAY_CRED_FROM_ACC.sql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REM KAN 05.07.17 </w:t>
      </w:r>
      <w:r w:rsidRPr="00947100">
        <w:rPr>
          <w:sz w:val="12"/>
          <w:szCs w:val="12"/>
          <w:lang w:val="ru-RU"/>
        </w:rPr>
        <w:t>запускаем</w:t>
      </w:r>
      <w:r w:rsidRPr="00947100">
        <w:rPr>
          <w:sz w:val="12"/>
          <w:szCs w:val="12"/>
        </w:rPr>
        <w:t xml:space="preserve"> windows scheduler </w:t>
      </w:r>
      <w:r w:rsidRPr="00947100">
        <w:rPr>
          <w:sz w:val="12"/>
          <w:szCs w:val="12"/>
          <w:lang w:val="ru-RU"/>
        </w:rPr>
        <w:t>на</w:t>
      </w:r>
      <w:r w:rsidRPr="00947100">
        <w:rPr>
          <w:sz w:val="12"/>
          <w:szCs w:val="12"/>
        </w:rPr>
        <w:t xml:space="preserve"> 93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REM KAN 20.06.17 </w:t>
      </w:r>
      <w:r w:rsidRPr="00947100">
        <w:rPr>
          <w:sz w:val="12"/>
          <w:szCs w:val="12"/>
          <w:lang w:val="ru-RU"/>
        </w:rPr>
        <w:t>Вынесено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в</w:t>
      </w:r>
      <w:r w:rsidRPr="00947100">
        <w:rPr>
          <w:sz w:val="12"/>
          <w:szCs w:val="12"/>
        </w:rPr>
        <w:t xml:space="preserve"> job IBS.reload_borrowers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REM echo "</w:t>
      </w:r>
      <w:r w:rsidRPr="00947100">
        <w:rPr>
          <w:sz w:val="12"/>
          <w:szCs w:val="12"/>
          <w:lang w:val="ru-RU"/>
        </w:rPr>
        <w:t>Загрузка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данных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в</w:t>
      </w:r>
      <w:r w:rsidRPr="00947100">
        <w:rPr>
          <w:sz w:val="12"/>
          <w:szCs w:val="12"/>
        </w:rPr>
        <w:t xml:space="preserve"> Cashin"</w:t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  <w:t>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  sqlplus.exe</w:t>
      </w:r>
      <w:proofErr w:type="gramEnd"/>
      <w:r w:rsidRPr="00947100">
        <w:rPr>
          <w:sz w:val="12"/>
          <w:szCs w:val="12"/>
        </w:rPr>
        <w:t xml:space="preserve"> %SCHEMA_IBS% @%SQL_PATH%\export_borrowers.sql  </w:t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  <w:t>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  sqlplus.exe</w:t>
      </w:r>
      <w:proofErr w:type="gramEnd"/>
      <w:r w:rsidRPr="00947100">
        <w:rPr>
          <w:sz w:val="12"/>
          <w:szCs w:val="12"/>
        </w:rPr>
        <w:t xml:space="preserve"> %SCHEMA_CASHIN% @%SQL_PATH%\import_borrowers.sql</w:t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  <w:t>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REM </w:t>
      </w:r>
      <w:proofErr w:type="gramStart"/>
      <w:r w:rsidRPr="00947100">
        <w:rPr>
          <w:sz w:val="12"/>
          <w:szCs w:val="12"/>
        </w:rPr>
        <w:t>KAN  05.07.17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убрал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этот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джоб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т</w:t>
      </w:r>
      <w:r w:rsidRPr="00947100">
        <w:rPr>
          <w:sz w:val="12"/>
          <w:szCs w:val="12"/>
        </w:rPr>
        <w:t>.</w:t>
      </w:r>
      <w:r w:rsidRPr="00947100">
        <w:rPr>
          <w:sz w:val="12"/>
          <w:szCs w:val="12"/>
          <w:lang w:val="ru-RU"/>
        </w:rPr>
        <w:t>к</w:t>
      </w:r>
      <w:r w:rsidRPr="00947100">
        <w:rPr>
          <w:sz w:val="12"/>
          <w:szCs w:val="12"/>
        </w:rPr>
        <w:t xml:space="preserve">. </w:t>
      </w:r>
      <w:r w:rsidRPr="00947100">
        <w:rPr>
          <w:sz w:val="12"/>
          <w:szCs w:val="12"/>
          <w:lang w:val="ru-RU"/>
        </w:rPr>
        <w:t>запускаем</w:t>
      </w:r>
      <w:r w:rsidRPr="00947100">
        <w:rPr>
          <w:sz w:val="12"/>
          <w:szCs w:val="12"/>
        </w:rPr>
        <w:t xml:space="preserve"> windows scheduler </w:t>
      </w:r>
      <w:r w:rsidRPr="00947100">
        <w:rPr>
          <w:sz w:val="12"/>
          <w:szCs w:val="12"/>
          <w:lang w:val="ru-RU"/>
        </w:rPr>
        <w:t>на</w:t>
      </w:r>
      <w:r w:rsidRPr="00947100">
        <w:rPr>
          <w:sz w:val="12"/>
          <w:szCs w:val="12"/>
        </w:rPr>
        <w:t xml:space="preserve"> 93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REM echo "Enable Job IBS.RELOAD BORROWERS"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  sqlplus.exe</w:t>
      </w:r>
      <w:proofErr w:type="gramEnd"/>
      <w:r w:rsidRPr="00947100">
        <w:rPr>
          <w:sz w:val="12"/>
          <w:szCs w:val="12"/>
        </w:rPr>
        <w:t xml:space="preserve"> %SCHEMA_IBS% @%SQL_PATH%\enable_reload_borrowers.sql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lastRenderedPageBreak/>
        <w:t>echo</w:t>
      </w:r>
      <w:proofErr w:type="gramEnd"/>
      <w:r w:rsidRPr="00947100">
        <w:rPr>
          <w:sz w:val="12"/>
          <w:szCs w:val="12"/>
        </w:rPr>
        <w:t xml:space="preserve"> "Enable windows task Load_Borrowers"      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schtasks</w:t>
      </w:r>
      <w:proofErr w:type="gramEnd"/>
      <w:r w:rsidRPr="00947100">
        <w:rPr>
          <w:sz w:val="12"/>
          <w:szCs w:val="12"/>
        </w:rPr>
        <w:t xml:space="preserve"> /Change /TN "Load Borrowers" /ENABLE  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%TIME%                                    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"Update MV ibs.svista_cards_accounts-CASHIN.svista_cards_accounts"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 sqlplus.exe %SCHEMA_IBS% @%SQL_PATH%\mv_ibs_refresh.sql</w:t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  <w:t>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 sqlplus.exe %SCHEMA_CASHIN% @%SQL_PATH%\mv_cashin_refresh.sql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REM KAN </w:t>
      </w:r>
      <w:proofErr w:type="gramStart"/>
      <w:r w:rsidRPr="00947100">
        <w:rPr>
          <w:sz w:val="12"/>
          <w:szCs w:val="12"/>
        </w:rPr>
        <w:t xml:space="preserve">30.06.17  </w:t>
      </w:r>
      <w:r w:rsidRPr="00947100">
        <w:rPr>
          <w:sz w:val="12"/>
          <w:szCs w:val="12"/>
          <w:lang w:val="ru-RU"/>
        </w:rPr>
        <w:t>вынесено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в</w:t>
      </w:r>
      <w:r w:rsidRPr="00947100">
        <w:rPr>
          <w:sz w:val="12"/>
          <w:szCs w:val="12"/>
        </w:rPr>
        <w:t xml:space="preserve"> job IBS.reload_borrowers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REM echo "</w:t>
      </w:r>
      <w:r w:rsidRPr="00947100">
        <w:rPr>
          <w:sz w:val="12"/>
          <w:szCs w:val="12"/>
          <w:lang w:val="ru-RU"/>
        </w:rPr>
        <w:t>Отправка</w:t>
      </w:r>
      <w:r w:rsidRPr="00947100">
        <w:rPr>
          <w:sz w:val="12"/>
          <w:szCs w:val="12"/>
        </w:rPr>
        <w:t xml:space="preserve"> SMS </w:t>
      </w:r>
      <w:r w:rsidRPr="00947100">
        <w:rPr>
          <w:sz w:val="12"/>
          <w:szCs w:val="12"/>
          <w:lang w:val="ru-RU"/>
        </w:rPr>
        <w:t>кредитным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должникам</w:t>
      </w:r>
      <w:r w:rsidRPr="00947100">
        <w:rPr>
          <w:sz w:val="12"/>
          <w:szCs w:val="12"/>
        </w:rPr>
        <w:t>"        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REM    sqlplus.exe %SCHEMA_DWNEW</w:t>
      </w:r>
      <w:proofErr w:type="gramStart"/>
      <w:r w:rsidRPr="00947100">
        <w:rPr>
          <w:sz w:val="12"/>
          <w:szCs w:val="12"/>
        </w:rPr>
        <w:t>%  @</w:t>
      </w:r>
      <w:proofErr w:type="gramEnd"/>
      <w:r w:rsidRPr="00947100">
        <w:rPr>
          <w:sz w:val="12"/>
          <w:szCs w:val="12"/>
        </w:rPr>
        <w:t>%SQL_PATH%\send_one_day_lates.sql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</w:t>
      </w:r>
      <w:r w:rsidRPr="00947100">
        <w:rPr>
          <w:sz w:val="12"/>
          <w:szCs w:val="12"/>
          <w:lang w:val="ru-RU"/>
        </w:rPr>
        <w:t>Отправка</w:t>
      </w:r>
      <w:r w:rsidRPr="00947100">
        <w:rPr>
          <w:sz w:val="12"/>
          <w:szCs w:val="12"/>
        </w:rPr>
        <w:t xml:space="preserve"> SMS </w:t>
      </w:r>
      <w:r w:rsidRPr="00947100">
        <w:rPr>
          <w:sz w:val="12"/>
          <w:szCs w:val="12"/>
          <w:lang w:val="ru-RU"/>
        </w:rPr>
        <w:t>по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кредитным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и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дебетовым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картам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овердрафтом</w:t>
      </w:r>
      <w:r w:rsidRPr="00947100">
        <w:rPr>
          <w:sz w:val="12"/>
          <w:szCs w:val="12"/>
        </w:rPr>
        <w:t>"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sqlplus.exe %SCHEMA_IBS% @%SQL_PATH%\sms_overdraft_notif.sql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</w:t>
      </w:r>
      <w:r w:rsidRPr="00947100">
        <w:rPr>
          <w:sz w:val="12"/>
          <w:szCs w:val="12"/>
          <w:lang w:val="ru-RU"/>
        </w:rPr>
        <w:t>Сохранение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статистики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конвертации</w:t>
      </w:r>
      <w:r w:rsidRPr="00947100">
        <w:rPr>
          <w:sz w:val="12"/>
          <w:szCs w:val="12"/>
        </w:rPr>
        <w:t>"       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sqlplus.exe %SCHEMA_IBS% @%SQL_PATH%\cnv_state_history.sql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"UnLock users after cnv"</w:t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</w:r>
      <w:r w:rsidRPr="00947100">
        <w:rPr>
          <w:sz w:val="12"/>
          <w:szCs w:val="12"/>
        </w:rPr>
        <w:tab/>
        <w:t>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sqlplus.exe %SCHEMA_IBS% @%SQL_PATH%\user_unlock.sql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echo</w:t>
      </w:r>
      <w:proofErr w:type="gramEnd"/>
      <w:r w:rsidRPr="00947100">
        <w:rPr>
          <w:sz w:val="12"/>
          <w:szCs w:val="12"/>
        </w:rPr>
        <w:t xml:space="preserve"> "</w:t>
      </w:r>
      <w:r w:rsidRPr="00947100">
        <w:rPr>
          <w:sz w:val="12"/>
          <w:szCs w:val="12"/>
          <w:lang w:val="ru-RU"/>
        </w:rPr>
        <w:t>Запустить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создание</w:t>
      </w:r>
      <w:r w:rsidRPr="00947100">
        <w:rPr>
          <w:sz w:val="12"/>
          <w:szCs w:val="12"/>
        </w:rPr>
        <w:t xml:space="preserve"> BACKUP on DWB"                                 &gt;&gt; %BAT_PATH%\logs\other_proc_%mydate%.txt</w:t>
      </w:r>
    </w:p>
    <w:p w:rsidR="0000496F" w:rsidRPr="00947100" w:rsidRDefault="0000496F" w:rsidP="0000496F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REM   sqlplus.exe %SCHEMA_IBS% @%SQL_PATH%\run_backup.sql                   &gt;&gt; %BAT_PATH%\logs\other_proc_%mydate%.txt</w:t>
      </w:r>
    </w:p>
    <w:p w:rsidR="0000496F" w:rsidRDefault="0000496F" w:rsidP="0000496F">
      <w:pPr>
        <w:pStyle w:val="Heading1"/>
        <w:rPr>
          <w:lang w:val="ru-RU"/>
        </w:rPr>
      </w:pPr>
      <w:r>
        <w:rPr>
          <w:lang w:val="ru-RU"/>
        </w:rPr>
        <w:t xml:space="preserve">Приложение </w:t>
      </w:r>
      <w:r w:rsidRPr="00947100">
        <w:rPr>
          <w:lang w:val="ru-RU"/>
        </w:rPr>
        <w:t>6</w:t>
      </w:r>
      <w:r>
        <w:rPr>
          <w:lang w:val="ru-RU"/>
        </w:rPr>
        <w:t>.</w:t>
      </w:r>
    </w:p>
    <w:p w:rsidR="0000496F" w:rsidRDefault="0000496F" w:rsidP="0000496F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Содержимое командного файла </w:t>
      </w:r>
      <w:r w:rsidR="00947100">
        <w:t>Load</w:t>
      </w:r>
      <w:r w:rsidR="00947100" w:rsidRPr="00947100">
        <w:rPr>
          <w:lang w:val="ru-RU"/>
        </w:rPr>
        <w:t>_</w:t>
      </w:r>
      <w:r>
        <w:t>All</w:t>
      </w:r>
      <w:r w:rsidRPr="0000496F">
        <w:rPr>
          <w:lang w:val="ru-RU"/>
        </w:rPr>
        <w:t>.</w:t>
      </w:r>
      <w:r>
        <w:t>bat</w:t>
      </w:r>
      <w:r w:rsidRPr="0000496F">
        <w:rPr>
          <w:lang w:val="ru-RU"/>
        </w:rPr>
        <w:t>.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 xml:space="preserve">rem архивировация документов набранные в </w:t>
      </w:r>
      <w:proofErr w:type="gramStart"/>
      <w:r w:rsidRPr="00947100">
        <w:rPr>
          <w:sz w:val="12"/>
          <w:szCs w:val="12"/>
          <w:lang w:val="ru-RU"/>
        </w:rPr>
        <w:t>IBS  на</w:t>
      </w:r>
      <w:proofErr w:type="gramEnd"/>
      <w:r w:rsidRPr="00947100">
        <w:rPr>
          <w:sz w:val="12"/>
          <w:szCs w:val="12"/>
          <w:lang w:val="ru-RU"/>
        </w:rPr>
        <w:t xml:space="preserve"> DWH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  <w:lang w:val="ru-RU"/>
        </w:rPr>
        <w:t xml:space="preserve">    </w:t>
      </w:r>
      <w:r w:rsidRPr="00947100">
        <w:rPr>
          <w:sz w:val="12"/>
          <w:szCs w:val="12"/>
        </w:rPr>
        <w:t>sqlplus.exe %SCHEMA_IBS% @%SQL_PATH%\darhdoc_dbt_ibs_is_delete.sql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 xml:space="preserve">rem </w:t>
      </w:r>
      <w:proofErr w:type="gramStart"/>
      <w:r w:rsidRPr="00947100">
        <w:rPr>
          <w:sz w:val="12"/>
          <w:szCs w:val="12"/>
          <w:lang w:val="ru-RU"/>
        </w:rPr>
        <w:t>Сохраняем</w:t>
      </w:r>
      <w:proofErr w:type="gramEnd"/>
      <w:r w:rsidRPr="00947100">
        <w:rPr>
          <w:sz w:val="12"/>
          <w:szCs w:val="12"/>
          <w:lang w:val="ru-RU"/>
        </w:rPr>
        <w:t xml:space="preserve"> данные для невыгружаемых в RS таблиц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  <w:lang w:val="ru-RU"/>
        </w:rPr>
        <w:t xml:space="preserve">    </w:t>
      </w:r>
      <w:r w:rsidRPr="00947100">
        <w:rPr>
          <w:sz w:val="12"/>
          <w:szCs w:val="12"/>
        </w:rPr>
        <w:t>sqlplus.exe %SCHEMA_IBS% @%SQL_PATH%\save_safe_data.sql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 xml:space="preserve">rem  </w:t>
      </w:r>
      <w:r w:rsidRPr="00947100">
        <w:rPr>
          <w:sz w:val="12"/>
          <w:szCs w:val="12"/>
          <w:lang w:val="ru-RU"/>
        </w:rPr>
        <w:t>ОПЯТЬ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генерим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схему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@%SQL_PATH%\create_schema_tables.sql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%SCHEMA_IBS_GATE% @%SQL_PATH%\create_schema_gate.sql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@%SQL_PATH%\create_err_log_table.sql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&lt;&lt;&lt; </w:t>
      </w:r>
      <w:r w:rsidRPr="00947100">
        <w:rPr>
          <w:sz w:val="12"/>
          <w:szCs w:val="12"/>
          <w:lang w:val="ru-RU"/>
        </w:rPr>
        <w:t>Транкейтим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схему</w:t>
      </w:r>
      <w:r w:rsidRPr="00947100">
        <w:rPr>
          <w:sz w:val="12"/>
          <w:szCs w:val="12"/>
        </w:rPr>
        <w:t xml:space="preserve"> IBS &gt;&gt;&gt;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REM    sqlplus.exe </w:t>
      </w:r>
      <w:proofErr w:type="gramStart"/>
      <w:r w:rsidRPr="00947100">
        <w:rPr>
          <w:sz w:val="12"/>
          <w:szCs w:val="12"/>
        </w:rPr>
        <w:t>SYS  @</w:t>
      </w:r>
      <w:proofErr w:type="gramEnd"/>
      <w:r w:rsidRPr="00947100">
        <w:rPr>
          <w:sz w:val="12"/>
          <w:szCs w:val="12"/>
        </w:rPr>
        <w:t xml:space="preserve">%SQL_PATH%\trunc_schema_IBS.sql     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Транкейтим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схему</w:t>
      </w:r>
      <w:r w:rsidRPr="00947100">
        <w:rPr>
          <w:sz w:val="12"/>
          <w:szCs w:val="12"/>
        </w:rPr>
        <w:t xml:space="preserve"> IBS_GATE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REM    sqlplus.exe </w:t>
      </w:r>
      <w:proofErr w:type="gramStart"/>
      <w:r w:rsidRPr="00947100">
        <w:rPr>
          <w:sz w:val="12"/>
          <w:szCs w:val="12"/>
        </w:rPr>
        <w:t>SYS  @</w:t>
      </w:r>
      <w:proofErr w:type="gramEnd"/>
      <w:r w:rsidRPr="00947100">
        <w:rPr>
          <w:sz w:val="12"/>
          <w:szCs w:val="12"/>
        </w:rPr>
        <w:t xml:space="preserve">%SQL_PATH%\trunc_schema_IBSGATE.sql     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Пересоздам</w:t>
      </w:r>
      <w:r w:rsidRPr="00947100">
        <w:rPr>
          <w:sz w:val="12"/>
          <w:szCs w:val="12"/>
        </w:rPr>
        <w:t xml:space="preserve"> seq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REM    sqlplus.exe </w:t>
      </w:r>
      <w:proofErr w:type="gramStart"/>
      <w:r w:rsidRPr="00947100">
        <w:rPr>
          <w:sz w:val="12"/>
          <w:szCs w:val="12"/>
        </w:rPr>
        <w:t>IBS  @</w:t>
      </w:r>
      <w:proofErr w:type="gramEnd"/>
      <w:r w:rsidRPr="00947100">
        <w:rPr>
          <w:sz w:val="12"/>
          <w:szCs w:val="12"/>
        </w:rPr>
        <w:t>%SQL_PATH%\recreate_seq.sql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REM     sqlplus.exe IBS @%SQL_PATH%\gather_stats.sql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 xml:space="preserve">rem </w:t>
      </w:r>
      <w:proofErr w:type="gramStart"/>
      <w:r w:rsidRPr="00947100">
        <w:rPr>
          <w:sz w:val="12"/>
          <w:szCs w:val="12"/>
          <w:lang w:val="ru-RU"/>
        </w:rPr>
        <w:t>Выдаем</w:t>
      </w:r>
      <w:proofErr w:type="gramEnd"/>
      <w:r w:rsidRPr="00947100">
        <w:rPr>
          <w:sz w:val="12"/>
          <w:szCs w:val="12"/>
          <w:lang w:val="ru-RU"/>
        </w:rPr>
        <w:t xml:space="preserve"> сразу гранты на нужные объекты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  <w:lang w:val="ru-RU"/>
        </w:rPr>
        <w:t xml:space="preserve">    </w:t>
      </w:r>
      <w:r w:rsidRPr="00947100">
        <w:rPr>
          <w:sz w:val="12"/>
          <w:szCs w:val="12"/>
        </w:rPr>
        <w:t>sqlplus.exe %SCHEMA_IBS% @%SQL_PATH%\Grants_before_cnv.sql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Общие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справочники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@%SQL_PATH%\dir_loader.sql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dir_loader.sql"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exit</w:t>
      </w:r>
      <w:proofErr w:type="gramEnd"/>
      <w:r w:rsidRPr="00947100">
        <w:rPr>
          <w:sz w:val="12"/>
          <w:szCs w:val="12"/>
        </w:rPr>
        <w:t xml:space="preserve"> -1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@%SQL_PATH%\set_current_date.sql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sqlplus.exe %SCHEMA_IBS% @%SQL_PATH%\dir_loader_admin.sql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@%SQL_PATH%\upload_client.sql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upload_client.sql"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exit</w:t>
      </w:r>
      <w:proofErr w:type="gramEnd"/>
      <w:r w:rsidRPr="00947100">
        <w:rPr>
          <w:sz w:val="12"/>
          <w:szCs w:val="12"/>
        </w:rPr>
        <w:t xml:space="preserve"> -1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@%SQL_PATH%\upload_account.sql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upload_account.sql"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exit</w:t>
      </w:r>
      <w:proofErr w:type="gramEnd"/>
      <w:r w:rsidRPr="00947100">
        <w:rPr>
          <w:sz w:val="12"/>
          <w:szCs w:val="12"/>
        </w:rPr>
        <w:t xml:space="preserve"> -1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@%SQL_PATH%\upload_cash.sql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upload_cash.sql"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exit</w:t>
      </w:r>
      <w:proofErr w:type="gramEnd"/>
      <w:r w:rsidRPr="00947100">
        <w:rPr>
          <w:sz w:val="12"/>
          <w:szCs w:val="12"/>
        </w:rPr>
        <w:t xml:space="preserve"> -1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@%SQL_PATH%\upload_branch_account.sql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upload_branch_account.sql"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exit</w:t>
      </w:r>
      <w:proofErr w:type="gramEnd"/>
      <w:r w:rsidRPr="00947100">
        <w:rPr>
          <w:sz w:val="12"/>
          <w:szCs w:val="12"/>
        </w:rPr>
        <w:t xml:space="preserve"> -1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@%SQL_PATH%\upload_other_fee_account.sql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upload_other_fee_account.sql"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exit</w:t>
      </w:r>
      <w:proofErr w:type="gramEnd"/>
      <w:r w:rsidRPr="00947100">
        <w:rPr>
          <w:sz w:val="12"/>
          <w:szCs w:val="12"/>
        </w:rPr>
        <w:t xml:space="preserve"> -1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@%SQL_PATH%\refresh_calendar.sql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Загрузка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справочников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@%SQL_PATH%\crd_upload_dir.sql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crd_upload_dir.sql"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exit</w:t>
      </w:r>
      <w:proofErr w:type="gramEnd"/>
      <w:r w:rsidRPr="00947100">
        <w:rPr>
          <w:sz w:val="12"/>
          <w:szCs w:val="12"/>
        </w:rPr>
        <w:t xml:space="preserve"> -1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Конвератация</w:t>
      </w:r>
      <w:r w:rsidRPr="00947100">
        <w:rPr>
          <w:sz w:val="12"/>
          <w:szCs w:val="12"/>
        </w:rPr>
        <w:t xml:space="preserve">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@%SQL_PATH%\create_mv.sql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@%SQL_PATH%\copy_remove_crd.sql  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@%SQL_PATH%\card_prepare_data.sql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card_prepare_data.sql"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@%SQL_PATH%\convert_current_account.sql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convert_current_account.sql"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exit</w:t>
      </w:r>
      <w:proofErr w:type="gramEnd"/>
      <w:r w:rsidRPr="00947100">
        <w:rPr>
          <w:sz w:val="12"/>
          <w:szCs w:val="12"/>
        </w:rPr>
        <w:t xml:space="preserve"> -1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@%SQL_PATH%\convert_card.sql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convert_card.sql"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@%SQL_PATH%\convert_deposit.sql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convert_deposit.sql"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exit</w:t>
      </w:r>
      <w:proofErr w:type="gramEnd"/>
      <w:r w:rsidRPr="00947100">
        <w:rPr>
          <w:sz w:val="12"/>
          <w:szCs w:val="12"/>
        </w:rPr>
        <w:t xml:space="preserve"> -1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@%SQL_PATH%\crd_convert.sql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crd_convert.sql"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exit</w:t>
      </w:r>
      <w:proofErr w:type="gramEnd"/>
      <w:r w:rsidRPr="00947100">
        <w:rPr>
          <w:sz w:val="12"/>
          <w:szCs w:val="12"/>
        </w:rPr>
        <w:t xml:space="preserve"> -1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@%SQL_PATH%\map_credit_cards.sql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REM sqlplus.exe %SCHEMA_IBS% @%SQL_PATH%\postprocess_holdings_conv.sql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>rem Постконвертация - Начисление %% и штрафов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 xml:space="preserve">    sqlplus.exe %SCHEMA_IBS% @%SQL_PATH%\gather_stats.sql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  <w:lang w:val="ru-RU"/>
        </w:rPr>
        <w:t xml:space="preserve">    </w:t>
      </w:r>
      <w:r w:rsidRPr="00947100">
        <w:rPr>
          <w:sz w:val="12"/>
          <w:szCs w:val="12"/>
        </w:rPr>
        <w:t>sqlplus.exe %SCHEMA_IBS% @%SQL_PATH%\deposit_interest_calc.sql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@%SQL_PATH%\deposit_interest_pay.sql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>REM Add Ceyhun 30.06.17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@%SQL_PATH%\deposit_interest_calc_bol.sql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Связи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депозитами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@%SQL_PATH%\crd_link_deposit.sql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Safe Data Load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@%SQL_PATH%\load_safe.sql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>rem Перевод даты на следующий рабочий день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  <w:lang w:val="ru-RU"/>
        </w:rPr>
        <w:t xml:space="preserve">    </w:t>
      </w:r>
      <w:r w:rsidRPr="00947100">
        <w:rPr>
          <w:sz w:val="12"/>
          <w:szCs w:val="12"/>
        </w:rPr>
        <w:t>sqlplus.exe %SCHEMA_IBS% @%SQL_PATH%\set_next_date.sql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IF %ERRORLEVEL% NEQ 0 (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sqlplus</w:t>
      </w:r>
      <w:proofErr w:type="gramEnd"/>
      <w:r w:rsidRPr="00947100">
        <w:rPr>
          <w:sz w:val="12"/>
          <w:szCs w:val="12"/>
        </w:rPr>
        <w:t xml:space="preserve"> %SCHEMA_BOBSMSC% @%SQL_PATH%\sms_err_send.sql  "%DATE% %TIME% IBS_CNV_ERROR set_next_date.sql"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ab/>
      </w:r>
      <w:proofErr w:type="gramStart"/>
      <w:r w:rsidRPr="00947100">
        <w:rPr>
          <w:sz w:val="12"/>
          <w:szCs w:val="12"/>
        </w:rPr>
        <w:t>exit</w:t>
      </w:r>
      <w:proofErr w:type="gramEnd"/>
      <w:r w:rsidRPr="00947100">
        <w:rPr>
          <w:sz w:val="12"/>
          <w:szCs w:val="12"/>
        </w:rPr>
        <w:t xml:space="preserve"> -1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)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@%SQL_PATH%\sms_cnv.sql "212 IBS set next day"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>rem Логируем перевод банковского дня</w:t>
      </w:r>
      <w:proofErr w:type="gramStart"/>
      <w:r w:rsidRPr="00947100">
        <w:rPr>
          <w:sz w:val="12"/>
          <w:szCs w:val="12"/>
          <w:lang w:val="ru-RU"/>
        </w:rPr>
        <w:t>/(</w:t>
      </w:r>
      <w:proofErr w:type="gramEnd"/>
      <w:r w:rsidRPr="00947100">
        <w:rPr>
          <w:sz w:val="12"/>
          <w:szCs w:val="12"/>
          <w:lang w:val="ru-RU"/>
        </w:rPr>
        <w:t>конец конвертации) в interbank.ibs_cnv_hist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  <w:lang w:val="ru-RU"/>
        </w:rPr>
        <w:t xml:space="preserve">    </w:t>
      </w:r>
      <w:r w:rsidRPr="00947100">
        <w:rPr>
          <w:sz w:val="12"/>
          <w:szCs w:val="12"/>
        </w:rPr>
        <w:t>sqlplus.exe %SCHEMA_IBS% @%SQL_PATH%\log_finish.sql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@%SQL_PATH%\crd_calc_perc.sql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KAN add 28.07.2018  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@%SQL_PATH%\crd_calc_perc_ZR.sql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@%SQL_PATH%\crd_calc_perc_bol.sql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@%SQL_PATH%\interbank_contract.sql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>rem Оплата процентов за прошедшие выходные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  <w:lang w:val="ru-RU"/>
        </w:rPr>
        <w:t xml:space="preserve">    </w:t>
      </w:r>
      <w:r w:rsidRPr="00947100">
        <w:rPr>
          <w:sz w:val="12"/>
          <w:szCs w:val="12"/>
        </w:rPr>
        <w:t>sqlplus.exe %SCHEMA_IBS% @%SQL_PATH%\deposit_interest_pay_morning.sql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@%SQL_PATH%\corporate_interest_calc.sql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 xml:space="preserve">rem </w:t>
      </w:r>
      <w:proofErr w:type="gramStart"/>
      <w:r w:rsidRPr="00947100">
        <w:rPr>
          <w:sz w:val="12"/>
          <w:szCs w:val="12"/>
          <w:lang w:val="ru-RU"/>
        </w:rPr>
        <w:t>Связываем</w:t>
      </w:r>
      <w:proofErr w:type="gramEnd"/>
      <w:r w:rsidRPr="00947100">
        <w:rPr>
          <w:sz w:val="12"/>
          <w:szCs w:val="12"/>
          <w:lang w:val="ru-RU"/>
        </w:rPr>
        <w:t xml:space="preserve"> кор счета с системами оплаты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  <w:lang w:val="ru-RU"/>
        </w:rPr>
        <w:t xml:space="preserve">    </w:t>
      </w:r>
      <w:r w:rsidRPr="00947100">
        <w:rPr>
          <w:sz w:val="12"/>
          <w:szCs w:val="12"/>
        </w:rPr>
        <w:t>sqlplus.exe %SCHEMA_IBS% @%SQL_PATH%\load_payments.sql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@%SQL_PATH%\load_gmt.sql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Сбор</w:t>
      </w:r>
      <w:r w:rsidRPr="00947100">
        <w:rPr>
          <w:sz w:val="12"/>
          <w:szCs w:val="12"/>
        </w:rPr>
        <w:t xml:space="preserve"> </w:t>
      </w:r>
      <w:r w:rsidRPr="00947100">
        <w:rPr>
          <w:sz w:val="12"/>
          <w:szCs w:val="12"/>
          <w:lang w:val="ru-RU"/>
        </w:rPr>
        <w:t>статистики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@%SQL_PATH%\gather_stats.sql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>rem Независимости операций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 xml:space="preserve">    sqlplus.exe %SCHEMA_IBS% @%SQL_PATH%\op_type_dependency.sql 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  AB</w:t>
      </w:r>
      <w:proofErr w:type="gramEnd"/>
      <w:r w:rsidRPr="00947100">
        <w:rPr>
          <w:sz w:val="12"/>
          <w:szCs w:val="12"/>
        </w:rPr>
        <w:t xml:space="preserve"> 14.12.16 creating accounts links for OBI loader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@%SQL_PATH%\createobiacclink.sql             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@%SQL_PATH%\credit_fine_remove.sql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  Ramiz</w:t>
      </w:r>
      <w:proofErr w:type="gramEnd"/>
      <w:r w:rsidRPr="00947100">
        <w:rPr>
          <w:sz w:val="12"/>
          <w:szCs w:val="12"/>
        </w:rPr>
        <w:t xml:space="preserve"> add 14.02.18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@%SQL_PATH%\set_cash_limit.sql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@%SQL_PATH%\create_AWR_</w:t>
      </w:r>
      <w:proofErr w:type="gramStart"/>
      <w:r w:rsidRPr="00947100">
        <w:rPr>
          <w:sz w:val="12"/>
          <w:szCs w:val="12"/>
        </w:rPr>
        <w:t>sn.sql  "</w:t>
      </w:r>
      <w:proofErr w:type="gramEnd"/>
      <w:r w:rsidRPr="00947100">
        <w:rPr>
          <w:sz w:val="12"/>
          <w:szCs w:val="12"/>
        </w:rPr>
        <w:t>SN AWR end IBS convertation"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  KAN</w:t>
      </w:r>
      <w:proofErr w:type="gramEnd"/>
      <w:r w:rsidRPr="00947100">
        <w:rPr>
          <w:sz w:val="12"/>
          <w:szCs w:val="12"/>
        </w:rPr>
        <w:t xml:space="preserve"> add 18.12.18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@%SQL_PATH%\crd_update_reg_bal.sql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"</w:t>
      </w:r>
      <w:r w:rsidRPr="00947100">
        <w:rPr>
          <w:sz w:val="12"/>
          <w:szCs w:val="12"/>
          <w:lang w:val="ru-RU"/>
        </w:rPr>
        <w:t>Рассылка</w:t>
      </w:r>
      <w:r w:rsidRPr="00947100">
        <w:rPr>
          <w:sz w:val="12"/>
          <w:szCs w:val="12"/>
        </w:rPr>
        <w:t xml:space="preserve"> SMS </w:t>
      </w:r>
      <w:r w:rsidRPr="00947100">
        <w:rPr>
          <w:sz w:val="12"/>
          <w:szCs w:val="12"/>
          <w:lang w:val="ru-RU"/>
        </w:rPr>
        <w:t>извещений</w:t>
      </w:r>
      <w:r w:rsidRPr="00947100">
        <w:rPr>
          <w:sz w:val="12"/>
          <w:szCs w:val="12"/>
        </w:rPr>
        <w:t>"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</w:t>
      </w:r>
      <w:proofErr w:type="gramStart"/>
      <w:r w:rsidRPr="00947100">
        <w:rPr>
          <w:sz w:val="12"/>
          <w:szCs w:val="12"/>
        </w:rPr>
        <w:t>rem</w:t>
      </w:r>
      <w:proofErr w:type="gramEnd"/>
      <w:r w:rsidRPr="00947100">
        <w:rPr>
          <w:sz w:val="12"/>
          <w:szCs w:val="12"/>
        </w:rPr>
        <w:t xml:space="preserve"> sqlplus.exe %SCHEMA_IBS% @%SQL_PATH%\sms_cnv.sql "212 IBS conv. end"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 sqlplus.exe %SCHEMA_IBS% @%SQL_PATH%\sms_send.sql</w:t>
      </w:r>
      <w:r w:rsidRPr="00947100">
        <w:rPr>
          <w:sz w:val="12"/>
          <w:szCs w:val="12"/>
        </w:rPr>
        <w:tab/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</w:rPr>
      </w:pPr>
      <w:r w:rsidRPr="00947100">
        <w:rPr>
          <w:sz w:val="12"/>
          <w:szCs w:val="12"/>
        </w:rPr>
        <w:t xml:space="preserve">   </w:t>
      </w:r>
    </w:p>
    <w:p w:rsidR="00947100" w:rsidRPr="00947100" w:rsidRDefault="00947100" w:rsidP="00947100">
      <w:pPr>
        <w:spacing w:after="0" w:line="240" w:lineRule="auto"/>
        <w:jc w:val="both"/>
        <w:rPr>
          <w:sz w:val="12"/>
          <w:szCs w:val="12"/>
          <w:lang w:val="ru-RU"/>
        </w:rPr>
      </w:pPr>
      <w:r w:rsidRPr="00947100">
        <w:rPr>
          <w:sz w:val="12"/>
          <w:szCs w:val="12"/>
          <w:lang w:val="ru-RU"/>
        </w:rPr>
        <w:t>echo %TIME%</w:t>
      </w:r>
    </w:p>
    <w:p w:rsidR="0000496F" w:rsidRPr="0000496F" w:rsidRDefault="0000496F" w:rsidP="0000496F">
      <w:pPr>
        <w:spacing w:after="0" w:line="240" w:lineRule="auto"/>
        <w:jc w:val="both"/>
        <w:rPr>
          <w:lang w:val="ru-RU"/>
        </w:rPr>
      </w:pPr>
    </w:p>
    <w:sectPr w:rsidR="0000496F" w:rsidRPr="0000496F" w:rsidSect="002F1134">
      <w:pgSz w:w="12240" w:h="15840"/>
      <w:pgMar w:top="630" w:right="720" w:bottom="36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C5C99"/>
    <w:multiLevelType w:val="hybridMultilevel"/>
    <w:tmpl w:val="972A9EFC"/>
    <w:lvl w:ilvl="0" w:tplc="7870C5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DB75CE"/>
    <w:multiLevelType w:val="hybridMultilevel"/>
    <w:tmpl w:val="E26C0B66"/>
    <w:lvl w:ilvl="0" w:tplc="D9CC03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13F5D"/>
    <w:multiLevelType w:val="hybridMultilevel"/>
    <w:tmpl w:val="0A8AA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B2EBA"/>
    <w:multiLevelType w:val="hybridMultilevel"/>
    <w:tmpl w:val="9ABCBA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803F72"/>
    <w:multiLevelType w:val="hybridMultilevel"/>
    <w:tmpl w:val="6B7603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5D08AB"/>
    <w:multiLevelType w:val="hybridMultilevel"/>
    <w:tmpl w:val="7AE65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085ED6"/>
    <w:multiLevelType w:val="hybridMultilevel"/>
    <w:tmpl w:val="5FC80CD2"/>
    <w:lvl w:ilvl="0" w:tplc="59F813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1E04B5"/>
    <w:multiLevelType w:val="hybridMultilevel"/>
    <w:tmpl w:val="5FC80CD2"/>
    <w:lvl w:ilvl="0" w:tplc="59F813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1769B4"/>
    <w:multiLevelType w:val="hybridMultilevel"/>
    <w:tmpl w:val="A4DE68DC"/>
    <w:lvl w:ilvl="0" w:tplc="979602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3E7A49"/>
    <w:multiLevelType w:val="hybridMultilevel"/>
    <w:tmpl w:val="1354C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BA7460"/>
    <w:multiLevelType w:val="hybridMultilevel"/>
    <w:tmpl w:val="CDD64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AD4247"/>
    <w:multiLevelType w:val="hybridMultilevel"/>
    <w:tmpl w:val="A3440A96"/>
    <w:lvl w:ilvl="0" w:tplc="59F813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695D90"/>
    <w:multiLevelType w:val="hybridMultilevel"/>
    <w:tmpl w:val="115C582C"/>
    <w:lvl w:ilvl="0" w:tplc="936E86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975065"/>
    <w:multiLevelType w:val="hybridMultilevel"/>
    <w:tmpl w:val="01463A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3AB44A3F"/>
    <w:multiLevelType w:val="hybridMultilevel"/>
    <w:tmpl w:val="5FC80CD2"/>
    <w:lvl w:ilvl="0" w:tplc="59F813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503CB3"/>
    <w:multiLevelType w:val="hybridMultilevel"/>
    <w:tmpl w:val="E26C0B66"/>
    <w:lvl w:ilvl="0" w:tplc="D9CC03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EA479D"/>
    <w:multiLevelType w:val="hybridMultilevel"/>
    <w:tmpl w:val="2C5AE598"/>
    <w:lvl w:ilvl="0" w:tplc="B594891C">
      <w:start w:val="3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E664A6"/>
    <w:multiLevelType w:val="hybridMultilevel"/>
    <w:tmpl w:val="EF32EAC8"/>
    <w:lvl w:ilvl="0" w:tplc="8FA29B54">
      <w:start w:val="4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BD494B"/>
    <w:multiLevelType w:val="hybridMultilevel"/>
    <w:tmpl w:val="5FC80CD2"/>
    <w:lvl w:ilvl="0" w:tplc="59F813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716067"/>
    <w:multiLevelType w:val="hybridMultilevel"/>
    <w:tmpl w:val="10AE42A6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0" w15:restartNumberingAfterBreak="0">
    <w:nsid w:val="4FB80475"/>
    <w:multiLevelType w:val="hybridMultilevel"/>
    <w:tmpl w:val="4E1E58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F1E50A7"/>
    <w:multiLevelType w:val="hybridMultilevel"/>
    <w:tmpl w:val="5FC80CD2"/>
    <w:lvl w:ilvl="0" w:tplc="59F813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13096"/>
    <w:multiLevelType w:val="hybridMultilevel"/>
    <w:tmpl w:val="724656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443148"/>
    <w:multiLevelType w:val="hybridMultilevel"/>
    <w:tmpl w:val="C32E5F22"/>
    <w:lvl w:ilvl="0" w:tplc="E710D66E">
      <w:start w:val="10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C47420"/>
    <w:multiLevelType w:val="hybridMultilevel"/>
    <w:tmpl w:val="5FC80CD2"/>
    <w:lvl w:ilvl="0" w:tplc="59F813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8"/>
  </w:num>
  <w:num w:numId="3">
    <w:abstractNumId w:val="19"/>
  </w:num>
  <w:num w:numId="4">
    <w:abstractNumId w:val="11"/>
  </w:num>
  <w:num w:numId="5">
    <w:abstractNumId w:val="4"/>
  </w:num>
  <w:num w:numId="6">
    <w:abstractNumId w:val="8"/>
  </w:num>
  <w:num w:numId="7">
    <w:abstractNumId w:val="20"/>
  </w:num>
  <w:num w:numId="8">
    <w:abstractNumId w:val="12"/>
  </w:num>
  <w:num w:numId="9">
    <w:abstractNumId w:val="1"/>
  </w:num>
  <w:num w:numId="10">
    <w:abstractNumId w:val="15"/>
  </w:num>
  <w:num w:numId="11">
    <w:abstractNumId w:val="24"/>
  </w:num>
  <w:num w:numId="12">
    <w:abstractNumId w:val="23"/>
  </w:num>
  <w:num w:numId="13">
    <w:abstractNumId w:val="6"/>
  </w:num>
  <w:num w:numId="14">
    <w:abstractNumId w:val="17"/>
  </w:num>
  <w:num w:numId="15">
    <w:abstractNumId w:val="14"/>
  </w:num>
  <w:num w:numId="16">
    <w:abstractNumId w:val="16"/>
  </w:num>
  <w:num w:numId="17">
    <w:abstractNumId w:val="21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 w:numId="20">
    <w:abstractNumId w:val="9"/>
  </w:num>
  <w:num w:numId="21">
    <w:abstractNumId w:val="5"/>
  </w:num>
  <w:num w:numId="22">
    <w:abstractNumId w:val="0"/>
  </w:num>
  <w:num w:numId="23">
    <w:abstractNumId w:val="3"/>
  </w:num>
  <w:num w:numId="24">
    <w:abstractNumId w:val="7"/>
  </w:num>
  <w:num w:numId="25">
    <w:abstractNumId w:val="10"/>
  </w:num>
  <w:num w:numId="2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oftlab">
    <w15:presenceInfo w15:providerId="None" w15:userId="softla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displayBackgroundShape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97A"/>
    <w:rsid w:val="0000496F"/>
    <w:rsid w:val="00012D0E"/>
    <w:rsid w:val="000558D0"/>
    <w:rsid w:val="00071DF4"/>
    <w:rsid w:val="000807F2"/>
    <w:rsid w:val="000912F0"/>
    <w:rsid w:val="000B6588"/>
    <w:rsid w:val="000C2ADA"/>
    <w:rsid w:val="000C6CD1"/>
    <w:rsid w:val="0010088D"/>
    <w:rsid w:val="0011695C"/>
    <w:rsid w:val="001816DF"/>
    <w:rsid w:val="00185489"/>
    <w:rsid w:val="0019635F"/>
    <w:rsid w:val="001B161F"/>
    <w:rsid w:val="00204F3C"/>
    <w:rsid w:val="00214BAF"/>
    <w:rsid w:val="002411E5"/>
    <w:rsid w:val="002A503B"/>
    <w:rsid w:val="002B719C"/>
    <w:rsid w:val="002E3EB6"/>
    <w:rsid w:val="002F1134"/>
    <w:rsid w:val="002F7B88"/>
    <w:rsid w:val="00331C1A"/>
    <w:rsid w:val="003335C0"/>
    <w:rsid w:val="00356F85"/>
    <w:rsid w:val="003700D5"/>
    <w:rsid w:val="00370593"/>
    <w:rsid w:val="00376A2F"/>
    <w:rsid w:val="00377939"/>
    <w:rsid w:val="003848D0"/>
    <w:rsid w:val="00390877"/>
    <w:rsid w:val="003A4E3A"/>
    <w:rsid w:val="003B3D14"/>
    <w:rsid w:val="003E5669"/>
    <w:rsid w:val="003E7BCA"/>
    <w:rsid w:val="003F703D"/>
    <w:rsid w:val="00412DB0"/>
    <w:rsid w:val="00441261"/>
    <w:rsid w:val="00461A02"/>
    <w:rsid w:val="00472C03"/>
    <w:rsid w:val="00485F21"/>
    <w:rsid w:val="004930CF"/>
    <w:rsid w:val="00497D63"/>
    <w:rsid w:val="004F3075"/>
    <w:rsid w:val="00500211"/>
    <w:rsid w:val="0050697A"/>
    <w:rsid w:val="00524AE5"/>
    <w:rsid w:val="00547D25"/>
    <w:rsid w:val="00557C95"/>
    <w:rsid w:val="00580E9B"/>
    <w:rsid w:val="005851C4"/>
    <w:rsid w:val="005A4E21"/>
    <w:rsid w:val="005B068A"/>
    <w:rsid w:val="005D0FF4"/>
    <w:rsid w:val="00607563"/>
    <w:rsid w:val="00621BB3"/>
    <w:rsid w:val="00624343"/>
    <w:rsid w:val="006369DB"/>
    <w:rsid w:val="006A76E5"/>
    <w:rsid w:val="006D1181"/>
    <w:rsid w:val="006E28AB"/>
    <w:rsid w:val="00703C59"/>
    <w:rsid w:val="00710EA9"/>
    <w:rsid w:val="00742BE0"/>
    <w:rsid w:val="00766416"/>
    <w:rsid w:val="00777719"/>
    <w:rsid w:val="00791A13"/>
    <w:rsid w:val="00795ABE"/>
    <w:rsid w:val="007A4D95"/>
    <w:rsid w:val="007A6055"/>
    <w:rsid w:val="007B7E47"/>
    <w:rsid w:val="007C4AF3"/>
    <w:rsid w:val="008553FF"/>
    <w:rsid w:val="00873983"/>
    <w:rsid w:val="00920ADF"/>
    <w:rsid w:val="00947100"/>
    <w:rsid w:val="00957BAA"/>
    <w:rsid w:val="00975224"/>
    <w:rsid w:val="00994A35"/>
    <w:rsid w:val="009B5594"/>
    <w:rsid w:val="009C4409"/>
    <w:rsid w:val="009C4E07"/>
    <w:rsid w:val="009F7F5F"/>
    <w:rsid w:val="00A0097C"/>
    <w:rsid w:val="00A667DE"/>
    <w:rsid w:val="00A668EE"/>
    <w:rsid w:val="00A66F38"/>
    <w:rsid w:val="00A846A6"/>
    <w:rsid w:val="00A9010B"/>
    <w:rsid w:val="00AA3CAD"/>
    <w:rsid w:val="00AD308E"/>
    <w:rsid w:val="00AF15E1"/>
    <w:rsid w:val="00B12C8E"/>
    <w:rsid w:val="00B52D61"/>
    <w:rsid w:val="00B6261D"/>
    <w:rsid w:val="00B62C4B"/>
    <w:rsid w:val="00B62D2D"/>
    <w:rsid w:val="00B934D3"/>
    <w:rsid w:val="00BC0E11"/>
    <w:rsid w:val="00C2605C"/>
    <w:rsid w:val="00C35C86"/>
    <w:rsid w:val="00C51BC8"/>
    <w:rsid w:val="00C60B56"/>
    <w:rsid w:val="00C77772"/>
    <w:rsid w:val="00C90E0D"/>
    <w:rsid w:val="00CA0D63"/>
    <w:rsid w:val="00CA1DA9"/>
    <w:rsid w:val="00CE6597"/>
    <w:rsid w:val="00CF032A"/>
    <w:rsid w:val="00D07880"/>
    <w:rsid w:val="00D3526F"/>
    <w:rsid w:val="00D52756"/>
    <w:rsid w:val="00DA4E07"/>
    <w:rsid w:val="00DA7485"/>
    <w:rsid w:val="00DD6156"/>
    <w:rsid w:val="00E3255D"/>
    <w:rsid w:val="00E85398"/>
    <w:rsid w:val="00EB4387"/>
    <w:rsid w:val="00EC12DD"/>
    <w:rsid w:val="00F36704"/>
    <w:rsid w:val="00FF059B"/>
    <w:rsid w:val="00FF4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5DDB7-6934-4251-A2C2-2167F4FCE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A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A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61A02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461A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A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558D0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1816DF"/>
    <w:pPr>
      <w:spacing w:after="0" w:line="240" w:lineRule="auto"/>
    </w:pPr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181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F1134"/>
    <w:rPr>
      <w:color w:val="0563C1"/>
      <w:u w:val="single"/>
    </w:rPr>
  </w:style>
  <w:style w:type="paragraph" w:styleId="Revision">
    <w:name w:val="Revision"/>
    <w:hidden/>
    <w:uiPriority w:val="99"/>
    <w:semiHidden/>
    <w:rsid w:val="000807F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07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7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6.vsdx"/><Relationship Id="rId7" Type="http://schemas.openxmlformats.org/officeDocument/2006/relationships/package" Target="embeddings/Microsoft_Word_Document.docx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4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1.vsdx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microsoft.com/office/2011/relationships/people" Target="people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20D6B-A625-4AA6-AEAE-66716EC24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7447</Words>
  <Characters>42453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softlab</dc:creator>
  <cp:keywords/>
  <dc:description/>
  <cp:lastModifiedBy>softlab</cp:lastModifiedBy>
  <cp:revision>2</cp:revision>
  <dcterms:created xsi:type="dcterms:W3CDTF">2019-12-19T07:10:00Z</dcterms:created>
  <dcterms:modified xsi:type="dcterms:W3CDTF">2019-12-19T07:10:00Z</dcterms:modified>
</cp:coreProperties>
</file>